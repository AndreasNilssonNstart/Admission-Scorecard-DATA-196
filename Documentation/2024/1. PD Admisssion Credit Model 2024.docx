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3EE4F" w14:textId="1F928FC3" w:rsidR="002377A8" w:rsidRPr="00E702A1" w:rsidRDefault="002377A8" w:rsidP="002377A8">
      <w:pPr>
        <w:pStyle w:val="Rubrik"/>
        <w:rPr>
          <w:rFonts w:ascii="Times New Roman" w:hAnsi="Times New Roman" w:cs="Times New Roman"/>
          <w:b/>
          <w:bCs/>
          <w:color w:val="173B2B" w:themeColor="accent1" w:themeShade="80"/>
        </w:rPr>
      </w:pPr>
    </w:p>
    <w:p w14:paraId="49C09BB3" w14:textId="77777777" w:rsidR="002377A8" w:rsidRPr="00E702A1" w:rsidRDefault="002377A8" w:rsidP="002377A8">
      <w:pPr>
        <w:pStyle w:val="Rubrik"/>
        <w:rPr>
          <w:rFonts w:ascii="Times New Roman" w:hAnsi="Times New Roman" w:cs="Times New Roman"/>
          <w:color w:val="173B2B" w:themeColor="accent1" w:themeShade="80"/>
        </w:rPr>
      </w:pPr>
    </w:p>
    <w:p w14:paraId="1E99C4DD" w14:textId="77777777" w:rsidR="002377A8" w:rsidRPr="00E702A1" w:rsidRDefault="002377A8" w:rsidP="002377A8">
      <w:pPr>
        <w:pStyle w:val="Rubrik"/>
        <w:rPr>
          <w:rFonts w:ascii="Times New Roman" w:hAnsi="Times New Roman" w:cs="Times New Roman"/>
          <w:color w:val="173B2B" w:themeColor="accent1" w:themeShade="80"/>
          <w:sz w:val="72"/>
          <w:szCs w:val="72"/>
        </w:rPr>
      </w:pPr>
    </w:p>
    <w:p w14:paraId="67739D90" w14:textId="2701D74C" w:rsidR="002377A8" w:rsidRPr="00E702A1" w:rsidRDefault="001C4EF1" w:rsidP="002377A8">
      <w:pPr>
        <w:pStyle w:val="Rubrik"/>
        <w:rPr>
          <w:rFonts w:ascii="Times New Roman" w:hAnsi="Times New Roman" w:cs="Times New Roman"/>
          <w:color w:val="173B2B" w:themeColor="accent1" w:themeShade="80"/>
          <w:sz w:val="72"/>
          <w:szCs w:val="72"/>
        </w:rPr>
      </w:pPr>
      <w:r w:rsidRPr="00E702A1">
        <w:rPr>
          <w:rFonts w:ascii="Times New Roman" w:hAnsi="Times New Roman" w:cs="Times New Roman"/>
          <w:color w:val="173B2B" w:themeColor="accent1" w:themeShade="80"/>
          <w:sz w:val="72"/>
          <w:szCs w:val="72"/>
        </w:rPr>
        <w:t xml:space="preserve">Admission </w:t>
      </w:r>
      <w:r w:rsidR="009B47CD" w:rsidRPr="00E702A1">
        <w:rPr>
          <w:rFonts w:ascii="Times New Roman" w:hAnsi="Times New Roman" w:cs="Times New Roman"/>
          <w:color w:val="173B2B" w:themeColor="accent1" w:themeShade="80"/>
          <w:sz w:val="72"/>
          <w:szCs w:val="72"/>
        </w:rPr>
        <w:t>Credit Model</w:t>
      </w:r>
      <w:r w:rsidRPr="00E702A1">
        <w:rPr>
          <w:rFonts w:ascii="Times New Roman" w:hAnsi="Times New Roman" w:cs="Times New Roman"/>
          <w:color w:val="173B2B" w:themeColor="accent1" w:themeShade="80"/>
          <w:sz w:val="72"/>
          <w:szCs w:val="72"/>
        </w:rPr>
        <w:t xml:space="preserve"> – Probability of Default</w:t>
      </w:r>
    </w:p>
    <w:p w14:paraId="5E441EE4" w14:textId="3E83F8F4" w:rsidR="00AB734E" w:rsidRPr="00E702A1" w:rsidRDefault="00AB734E" w:rsidP="002377A8">
      <w:pPr>
        <w:pStyle w:val="Rubrik"/>
        <w:rPr>
          <w:rFonts w:ascii="Times New Roman" w:hAnsi="Times New Roman" w:cs="Times New Roman"/>
          <w:color w:val="173B2B" w:themeColor="accent1" w:themeShade="80"/>
          <w:sz w:val="72"/>
          <w:szCs w:val="72"/>
        </w:rPr>
      </w:pPr>
      <w:r w:rsidRPr="00E702A1">
        <w:rPr>
          <w:rFonts w:ascii="Times New Roman" w:hAnsi="Times New Roman" w:cs="Times New Roman"/>
          <w:color w:val="173B2B" w:themeColor="accent1" w:themeShade="80"/>
          <w:sz w:val="18"/>
          <w:szCs w:val="18"/>
          <w:u w:val="single"/>
        </w:rPr>
        <w:t>_____________________________________________________________________________________________</w:t>
      </w:r>
      <w:r w:rsidR="002C38A9" w:rsidRPr="00E702A1">
        <w:rPr>
          <w:rFonts w:ascii="Times New Roman" w:hAnsi="Times New Roman" w:cs="Times New Roman"/>
          <w:color w:val="173B2B" w:themeColor="accent1" w:themeShade="80"/>
          <w:sz w:val="18"/>
          <w:szCs w:val="18"/>
          <w:u w:val="single"/>
        </w:rPr>
        <w:t xml:space="preserve">                               </w:t>
      </w:r>
      <w:r w:rsidR="00931247" w:rsidRPr="00E702A1">
        <w:rPr>
          <w:rFonts w:ascii="Times New Roman" w:hAnsi="Times New Roman" w:cs="Times New Roman"/>
          <w:color w:val="173B2B" w:themeColor="accent1" w:themeShade="80"/>
          <w:sz w:val="18"/>
          <w:szCs w:val="18"/>
          <w:u w:val="single"/>
        </w:rPr>
        <w:t xml:space="preserve">                             </w:t>
      </w:r>
      <w:r w:rsidR="002C38A9" w:rsidRPr="00E702A1">
        <w:rPr>
          <w:rFonts w:ascii="Times New Roman" w:hAnsi="Times New Roman" w:cs="Times New Roman"/>
          <w:color w:val="173B2B" w:themeColor="accent1" w:themeShade="80"/>
          <w:sz w:val="18"/>
          <w:szCs w:val="18"/>
          <w:u w:val="single"/>
        </w:rPr>
        <w:t xml:space="preserve">                          </w:t>
      </w:r>
      <w:r w:rsidR="002B04E5" w:rsidRPr="00E702A1">
        <w:rPr>
          <w:rFonts w:ascii="Times New Roman" w:hAnsi="Times New Roman" w:cs="Times New Roman"/>
          <w:color w:val="173B2B" w:themeColor="accent1" w:themeShade="80"/>
          <w:sz w:val="18"/>
          <w:szCs w:val="18"/>
          <w:u w:val="single"/>
        </w:rPr>
        <w:t xml:space="preserve">                                              </w:t>
      </w:r>
      <w:r w:rsidR="002C38A9" w:rsidRPr="00E702A1">
        <w:rPr>
          <w:rFonts w:ascii="Times New Roman" w:hAnsi="Times New Roman" w:cs="Times New Roman"/>
          <w:color w:val="173B2B" w:themeColor="accent1" w:themeShade="80"/>
          <w:sz w:val="18"/>
          <w:szCs w:val="18"/>
          <w:u w:val="single"/>
        </w:rPr>
        <w:t xml:space="preserve"> </w:t>
      </w:r>
    </w:p>
    <w:p w14:paraId="27997B18" w14:textId="1DCF7868" w:rsidR="00AB734E" w:rsidRPr="00E702A1" w:rsidRDefault="00AB734E" w:rsidP="00AB734E">
      <w:pPr>
        <w:rPr>
          <w:color w:val="173B2B" w:themeColor="accent1" w:themeShade="80"/>
          <w:bdr w:val="none" w:sz="0" w:space="0" w:color="auto"/>
          <w:lang w:val="en-US"/>
        </w:rPr>
      </w:pPr>
    </w:p>
    <w:p w14:paraId="12C67EE4" w14:textId="0C2206D0" w:rsidR="002377A8" w:rsidRPr="00E702A1" w:rsidRDefault="002377A8">
      <w:pPr>
        <w:rPr>
          <w:rFonts w:eastAsiaTheme="majorEastAsia"/>
          <w:color w:val="173B2B" w:themeColor="accent1" w:themeShade="80"/>
          <w:sz w:val="32"/>
          <w:szCs w:val="32"/>
          <w:lang w:val="en-US"/>
        </w:rPr>
      </w:pPr>
      <w:r w:rsidRPr="00E702A1">
        <w:rPr>
          <w:color w:val="173B2B" w:themeColor="accent1" w:themeShade="80"/>
          <w:lang w:val="en-US"/>
        </w:rPr>
        <w:br w:type="page"/>
      </w:r>
    </w:p>
    <w:p w14:paraId="106C19B4" w14:textId="6373CBE2" w:rsidR="001D79F0" w:rsidRPr="00E702A1" w:rsidRDefault="001D79F0" w:rsidP="001D79F0">
      <w:pPr>
        <w:pStyle w:val="Rubrik1"/>
        <w:rPr>
          <w:rFonts w:ascii="Times New Roman" w:hAnsi="Times New Roman" w:cs="Times New Roman"/>
          <w:color w:val="173B2B" w:themeColor="accent1" w:themeShade="80"/>
        </w:rPr>
      </w:pPr>
    </w:p>
    <w:p w14:paraId="0FDD4867" w14:textId="4ED3422E" w:rsidR="002377A8" w:rsidRPr="00E702A1" w:rsidRDefault="002377A8">
      <w:pPr>
        <w:rPr>
          <w:color w:val="173B2B" w:themeColor="accent1" w:themeShade="80"/>
          <w:lang w:val="en-US"/>
        </w:rPr>
      </w:pPr>
    </w:p>
    <w:p w14:paraId="427CB16D" w14:textId="77777777" w:rsidR="00800B6F" w:rsidRPr="00E702A1" w:rsidRDefault="00800B6F">
      <w:pPr>
        <w:rPr>
          <w:color w:val="173B2B" w:themeColor="accent1" w:themeShade="80"/>
          <w:lang w:val="en-US"/>
        </w:rPr>
      </w:pPr>
    </w:p>
    <w:tbl>
      <w:tblPr>
        <w:tblStyle w:val="Listtabell4dekorfrg1"/>
        <w:tblpPr w:leftFromText="141" w:rightFromText="141" w:vertAnchor="text" w:tblpY="124"/>
        <w:tblW w:w="8777" w:type="dxa"/>
        <w:tbl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insideH w:val="single" w:sz="4" w:space="0" w:color="173B2B" w:themeColor="accent1" w:themeShade="80"/>
          <w:insideV w:val="single" w:sz="4" w:space="0" w:color="173B2B" w:themeColor="accent1" w:themeShade="80"/>
        </w:tblBorders>
        <w:tblLook w:val="04A0" w:firstRow="1" w:lastRow="0" w:firstColumn="1" w:lastColumn="0" w:noHBand="0" w:noVBand="1"/>
      </w:tblPr>
      <w:tblGrid>
        <w:gridCol w:w="3421"/>
        <w:gridCol w:w="5356"/>
      </w:tblGrid>
      <w:tr w:rsidR="00ED6805" w:rsidRPr="00E702A1" w14:paraId="182A23B1" w14:textId="77777777" w:rsidTr="003C1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4191C2ED" w14:textId="284B9630" w:rsidR="00171BFF" w:rsidRPr="00E702A1" w:rsidRDefault="002D628E" w:rsidP="00D46C45">
            <w:pPr>
              <w:rPr>
                <w:b w:val="0"/>
                <w:color w:val="173B2B" w:themeColor="accent1" w:themeShade="80"/>
                <w:sz w:val="22"/>
                <w:szCs w:val="22"/>
                <w:lang w:val="en-US"/>
              </w:rPr>
            </w:pPr>
            <w:r w:rsidRPr="00E702A1">
              <w:rPr>
                <w:color w:val="173B2B" w:themeColor="accent1" w:themeShade="80"/>
                <w:sz w:val="22"/>
                <w:szCs w:val="22"/>
                <w:lang w:val="en-US"/>
              </w:rPr>
              <w:t>Developed for</w:t>
            </w:r>
            <w:r w:rsidR="00171BFF" w:rsidRPr="00E702A1">
              <w:rPr>
                <w:color w:val="173B2B" w:themeColor="accent1" w:themeShade="80"/>
                <w:sz w:val="22"/>
                <w:szCs w:val="22"/>
                <w:lang w:val="en-US"/>
              </w:rPr>
              <w:t>:</w:t>
            </w:r>
          </w:p>
          <w:p w14:paraId="0FEFCC2D" w14:textId="77777777" w:rsidR="00171BFF" w:rsidRPr="00E702A1" w:rsidRDefault="00171BFF" w:rsidP="00D46C45">
            <w:pPr>
              <w:rPr>
                <w:b w:val="0"/>
                <w:color w:val="173B2B" w:themeColor="accent1" w:themeShade="80"/>
                <w:sz w:val="22"/>
                <w:szCs w:val="22"/>
                <w:lang w:val="en-US"/>
              </w:rPr>
            </w:pPr>
          </w:p>
        </w:tc>
        <w:tc>
          <w:tcPr>
            <w:tcW w:w="5356" w:type="dxa"/>
            <w:shd w:val="clear" w:color="auto" w:fill="auto"/>
          </w:tcPr>
          <w:p w14:paraId="7D78A3A0" w14:textId="2404175D" w:rsidR="00171BFF" w:rsidRPr="00E702A1" w:rsidRDefault="009C1428" w:rsidP="00D46C45">
            <w:pPr>
              <w:cnfStyle w:val="100000000000" w:firstRow="1" w:lastRow="0" w:firstColumn="0" w:lastColumn="0" w:oddVBand="0" w:evenVBand="0" w:oddHBand="0" w:evenHBand="0" w:firstRowFirstColumn="0" w:firstRowLastColumn="0" w:lastRowFirstColumn="0" w:lastRowLastColumn="0"/>
              <w:rPr>
                <w:b w:val="0"/>
                <w:bCs w:val="0"/>
                <w:color w:val="173B2B" w:themeColor="accent1" w:themeShade="80"/>
                <w:sz w:val="22"/>
                <w:szCs w:val="22"/>
                <w:lang w:val="en-US"/>
              </w:rPr>
            </w:pPr>
            <w:r w:rsidRPr="00E702A1">
              <w:rPr>
                <w:b w:val="0"/>
                <w:bCs w:val="0"/>
                <w:color w:val="173B2B" w:themeColor="accent1" w:themeShade="80"/>
                <w:sz w:val="22"/>
                <w:szCs w:val="22"/>
                <w:lang w:val="en-US"/>
              </w:rPr>
              <w:t xml:space="preserve">CEO, CFO, Risk Control, </w:t>
            </w:r>
            <w:r w:rsidR="002D628E" w:rsidRPr="00E702A1">
              <w:rPr>
                <w:b w:val="0"/>
                <w:bCs w:val="0"/>
                <w:color w:val="173B2B" w:themeColor="accent1" w:themeShade="80"/>
                <w:sz w:val="22"/>
                <w:szCs w:val="22"/>
                <w:lang w:val="en-US"/>
              </w:rPr>
              <w:t>Accountants</w:t>
            </w:r>
          </w:p>
        </w:tc>
      </w:tr>
      <w:tr w:rsidR="00ED6805" w:rsidRPr="00E702A1" w14:paraId="73CB373A" w14:textId="77777777" w:rsidTr="003C1465">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23A80CCD" w14:textId="54274199" w:rsidR="00171BFF" w:rsidRPr="00E702A1" w:rsidRDefault="002D628E" w:rsidP="00D46C45">
            <w:pPr>
              <w:rPr>
                <w:b w:val="0"/>
                <w:color w:val="173B2B" w:themeColor="accent1" w:themeShade="80"/>
                <w:sz w:val="22"/>
                <w:szCs w:val="22"/>
                <w:lang w:val="en-US"/>
              </w:rPr>
            </w:pPr>
            <w:r w:rsidRPr="00E702A1">
              <w:rPr>
                <w:color w:val="173B2B" w:themeColor="accent1" w:themeShade="80"/>
                <w:sz w:val="22"/>
                <w:szCs w:val="22"/>
                <w:lang w:val="en-US"/>
              </w:rPr>
              <w:t>Level:</w:t>
            </w:r>
          </w:p>
        </w:tc>
        <w:tc>
          <w:tcPr>
            <w:tcW w:w="5356" w:type="dxa"/>
            <w:shd w:val="clear" w:color="auto" w:fill="auto"/>
          </w:tcPr>
          <w:p w14:paraId="00FFE39A" w14:textId="38F5A2E8" w:rsidR="00171BFF" w:rsidRPr="00E702A1" w:rsidRDefault="00AA1985" w:rsidP="00D46C45">
            <w:pPr>
              <w:cnfStyle w:val="000000100000" w:firstRow="0" w:lastRow="0" w:firstColumn="0" w:lastColumn="0" w:oddVBand="0" w:evenVBand="0" w:oddHBand="1" w:evenHBand="0" w:firstRowFirstColumn="0" w:firstRowLastColumn="0" w:lastRowFirstColumn="0" w:lastRowLastColumn="0"/>
              <w:rPr>
                <w:color w:val="173B2B" w:themeColor="accent1" w:themeShade="80"/>
                <w:sz w:val="22"/>
                <w:szCs w:val="22"/>
                <w:lang w:val="en-US"/>
              </w:rPr>
            </w:pPr>
            <w:r w:rsidRPr="00E702A1">
              <w:rPr>
                <w:color w:val="173B2B" w:themeColor="accent1" w:themeShade="80"/>
                <w:sz w:val="22"/>
                <w:szCs w:val="22"/>
                <w:lang w:val="en-US"/>
              </w:rPr>
              <w:t>Confidential</w:t>
            </w:r>
          </w:p>
        </w:tc>
      </w:tr>
      <w:tr w:rsidR="00ED6805" w:rsidRPr="00E702A1" w14:paraId="6CB99D14" w14:textId="77777777" w:rsidTr="003C1465">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01533733" w14:textId="41F7C526" w:rsidR="00171BFF" w:rsidRPr="00E702A1" w:rsidRDefault="002D628E" w:rsidP="00D46C45">
            <w:pPr>
              <w:rPr>
                <w:b w:val="0"/>
                <w:color w:val="173B2B" w:themeColor="accent1" w:themeShade="80"/>
                <w:sz w:val="22"/>
                <w:szCs w:val="22"/>
                <w:lang w:val="en-US"/>
              </w:rPr>
            </w:pPr>
            <w:r w:rsidRPr="00E702A1">
              <w:rPr>
                <w:color w:val="173B2B" w:themeColor="accent1" w:themeShade="80"/>
                <w:sz w:val="22"/>
                <w:szCs w:val="22"/>
                <w:lang w:val="en-US"/>
              </w:rPr>
              <w:t>Document Owner</w:t>
            </w:r>
            <w:r w:rsidR="00171BFF" w:rsidRPr="00E702A1">
              <w:rPr>
                <w:color w:val="173B2B" w:themeColor="accent1" w:themeShade="80"/>
                <w:sz w:val="22"/>
                <w:szCs w:val="22"/>
                <w:lang w:val="en-US"/>
              </w:rPr>
              <w:t>:</w:t>
            </w:r>
          </w:p>
          <w:p w14:paraId="707960CA" w14:textId="77777777" w:rsidR="00171BFF" w:rsidRPr="00E702A1" w:rsidRDefault="00171BFF" w:rsidP="00D46C45">
            <w:pPr>
              <w:rPr>
                <w:b w:val="0"/>
                <w:color w:val="173B2B" w:themeColor="accent1" w:themeShade="80"/>
                <w:sz w:val="22"/>
                <w:szCs w:val="22"/>
                <w:lang w:val="en-US"/>
              </w:rPr>
            </w:pPr>
          </w:p>
        </w:tc>
        <w:tc>
          <w:tcPr>
            <w:tcW w:w="5356" w:type="dxa"/>
            <w:shd w:val="clear" w:color="auto" w:fill="auto"/>
          </w:tcPr>
          <w:p w14:paraId="7B83073D" w14:textId="4292BA66" w:rsidR="00171BFF" w:rsidRPr="00E702A1" w:rsidRDefault="00AA1985"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sz w:val="22"/>
                <w:szCs w:val="22"/>
                <w:lang w:val="en-US"/>
              </w:rPr>
            </w:pPr>
            <w:r w:rsidRPr="00E702A1">
              <w:rPr>
                <w:color w:val="173B2B" w:themeColor="accent1" w:themeShade="80"/>
                <w:bdr w:val="none" w:sz="0" w:space="0" w:color="auto"/>
                <w:lang w:val="en-US"/>
              </w:rPr>
              <w:t>Chief</w:t>
            </w:r>
            <w:r w:rsidR="009C14B3" w:rsidRPr="00E702A1">
              <w:rPr>
                <w:color w:val="173B2B" w:themeColor="accent1" w:themeShade="80"/>
                <w:bdr w:val="none" w:sz="0" w:space="0" w:color="auto"/>
                <w:lang w:val="en-US"/>
              </w:rPr>
              <w:t xml:space="preserve"> Financial Officer / </w:t>
            </w:r>
            <w:r w:rsidRPr="00E702A1">
              <w:rPr>
                <w:color w:val="173B2B" w:themeColor="accent1" w:themeShade="80"/>
                <w:bdr w:val="none" w:sz="0" w:space="0" w:color="auto"/>
                <w:lang w:val="en-US"/>
              </w:rPr>
              <w:t>Chief</w:t>
            </w:r>
            <w:r w:rsidR="009C14B3" w:rsidRPr="00E702A1">
              <w:rPr>
                <w:color w:val="173B2B" w:themeColor="accent1" w:themeShade="80"/>
                <w:bdr w:val="none" w:sz="0" w:space="0" w:color="auto"/>
                <w:lang w:val="en-US"/>
              </w:rPr>
              <w:t xml:space="preserve"> Credit Officer</w:t>
            </w:r>
          </w:p>
        </w:tc>
      </w:tr>
      <w:tr w:rsidR="00ED6805" w:rsidRPr="00E702A1" w14:paraId="360228B4" w14:textId="77777777" w:rsidTr="003C146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27CBF417" w14:textId="71C69AC4" w:rsidR="00171BFF" w:rsidRPr="00E702A1" w:rsidRDefault="002D628E" w:rsidP="00D46C45">
            <w:pPr>
              <w:rPr>
                <w:b w:val="0"/>
                <w:color w:val="173B2B" w:themeColor="accent1" w:themeShade="80"/>
                <w:sz w:val="22"/>
                <w:szCs w:val="22"/>
                <w:lang w:val="en-US"/>
              </w:rPr>
            </w:pPr>
            <w:r w:rsidRPr="00E702A1">
              <w:rPr>
                <w:color w:val="173B2B" w:themeColor="accent1" w:themeShade="80"/>
                <w:sz w:val="22"/>
                <w:szCs w:val="22"/>
                <w:lang w:val="en-US"/>
              </w:rPr>
              <w:t>Created</w:t>
            </w:r>
            <w:r w:rsidR="00171BFF" w:rsidRPr="00E702A1">
              <w:rPr>
                <w:color w:val="173B2B" w:themeColor="accent1" w:themeShade="80"/>
                <w:sz w:val="22"/>
                <w:szCs w:val="22"/>
                <w:lang w:val="en-US"/>
              </w:rPr>
              <w:t>:</w:t>
            </w:r>
          </w:p>
        </w:tc>
        <w:tc>
          <w:tcPr>
            <w:tcW w:w="5356" w:type="dxa"/>
            <w:shd w:val="clear" w:color="auto" w:fill="auto"/>
          </w:tcPr>
          <w:p w14:paraId="565FD884" w14:textId="577D4C15" w:rsidR="00171BFF" w:rsidRPr="00E702A1" w:rsidRDefault="009E5AE5" w:rsidP="00D46C45">
            <w:pPr>
              <w:cnfStyle w:val="000000100000" w:firstRow="0" w:lastRow="0" w:firstColumn="0" w:lastColumn="0" w:oddVBand="0" w:evenVBand="0" w:oddHBand="1" w:evenHBand="0" w:firstRowFirstColumn="0" w:firstRowLastColumn="0" w:lastRowFirstColumn="0" w:lastRowLastColumn="0"/>
              <w:rPr>
                <w:color w:val="173B2B" w:themeColor="accent1" w:themeShade="80"/>
                <w:sz w:val="22"/>
                <w:szCs w:val="22"/>
                <w:lang w:val="en-US"/>
              </w:rPr>
            </w:pPr>
            <w:proofErr w:type="spellStart"/>
            <w:r w:rsidRPr="00E702A1">
              <w:rPr>
                <w:color w:val="173B2B" w:themeColor="accent1" w:themeShade="80"/>
                <w:sz w:val="22"/>
                <w:szCs w:val="22"/>
                <w:lang w:val="en-US"/>
              </w:rPr>
              <w:t>Januari</w:t>
            </w:r>
            <w:proofErr w:type="spellEnd"/>
            <w:r w:rsidR="00EB331C" w:rsidRPr="00E702A1">
              <w:rPr>
                <w:color w:val="173B2B" w:themeColor="accent1" w:themeShade="80"/>
                <w:sz w:val="22"/>
                <w:szCs w:val="22"/>
                <w:lang w:val="en-US"/>
              </w:rPr>
              <w:t xml:space="preserve"> 202</w:t>
            </w:r>
            <w:r w:rsidRPr="00E702A1">
              <w:rPr>
                <w:color w:val="173B2B" w:themeColor="accent1" w:themeShade="80"/>
                <w:sz w:val="22"/>
                <w:szCs w:val="22"/>
                <w:lang w:val="en-US"/>
              </w:rPr>
              <w:t>4</w:t>
            </w:r>
          </w:p>
        </w:tc>
      </w:tr>
      <w:tr w:rsidR="00ED6805" w:rsidRPr="00E702A1" w14:paraId="42B6EC52" w14:textId="77777777" w:rsidTr="003C1465">
        <w:trPr>
          <w:trHeight w:val="548"/>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0BE058B0" w14:textId="0E094C75" w:rsidR="00171BFF" w:rsidRPr="00E702A1" w:rsidRDefault="00BC5EAE" w:rsidP="00D46C45">
            <w:pPr>
              <w:rPr>
                <w:b w:val="0"/>
                <w:color w:val="173B2B" w:themeColor="accent1" w:themeShade="80"/>
                <w:sz w:val="22"/>
                <w:szCs w:val="22"/>
                <w:lang w:val="en-US"/>
              </w:rPr>
            </w:pPr>
            <w:r w:rsidRPr="00E702A1">
              <w:rPr>
                <w:color w:val="173B2B" w:themeColor="accent1" w:themeShade="80"/>
                <w:sz w:val="22"/>
                <w:szCs w:val="22"/>
                <w:lang w:val="en-US"/>
              </w:rPr>
              <w:t>Regulation</w:t>
            </w:r>
            <w:r w:rsidR="00171BFF" w:rsidRPr="00E702A1">
              <w:rPr>
                <w:color w:val="173B2B" w:themeColor="accent1" w:themeShade="80"/>
                <w:sz w:val="22"/>
                <w:szCs w:val="22"/>
                <w:lang w:val="en-US"/>
              </w:rPr>
              <w:t>:</w:t>
            </w:r>
          </w:p>
        </w:tc>
        <w:tc>
          <w:tcPr>
            <w:tcW w:w="5356" w:type="dxa"/>
            <w:shd w:val="clear" w:color="auto" w:fill="auto"/>
          </w:tcPr>
          <w:p w14:paraId="38B6FC81" w14:textId="3A10DC24" w:rsidR="00171BFF" w:rsidRPr="00E702A1" w:rsidRDefault="00171BFF"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sz w:val="22"/>
                <w:szCs w:val="22"/>
                <w:lang w:val="en-US"/>
              </w:rPr>
            </w:pPr>
            <w:r w:rsidRPr="00E702A1">
              <w:rPr>
                <w:color w:val="173B2B" w:themeColor="accent1" w:themeShade="80"/>
                <w:sz w:val="22"/>
                <w:szCs w:val="22"/>
                <w:lang w:val="en-US"/>
              </w:rPr>
              <w:t xml:space="preserve">IFRS9 – Accounting </w:t>
            </w:r>
            <w:r w:rsidR="009F447C" w:rsidRPr="00E702A1">
              <w:rPr>
                <w:color w:val="173B2B" w:themeColor="accent1" w:themeShade="80"/>
                <w:sz w:val="22"/>
                <w:szCs w:val="22"/>
                <w:lang w:val="en-US"/>
              </w:rPr>
              <w:t>standard.</w:t>
            </w:r>
          </w:p>
          <w:p w14:paraId="5E5374DB" w14:textId="38221E05" w:rsidR="00171BFF" w:rsidRPr="00E702A1" w:rsidRDefault="00171BFF"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sz w:val="22"/>
                <w:szCs w:val="22"/>
                <w:lang w:val="en-US"/>
              </w:rPr>
            </w:pPr>
            <w:proofErr w:type="spellStart"/>
            <w:r w:rsidRPr="00E702A1">
              <w:rPr>
                <w:color w:val="173B2B" w:themeColor="accent1" w:themeShade="80"/>
                <w:sz w:val="22"/>
                <w:szCs w:val="22"/>
                <w:lang w:val="en-US"/>
              </w:rPr>
              <w:t>EBA</w:t>
            </w:r>
            <w:proofErr w:type="spellEnd"/>
            <w:r w:rsidRPr="00E702A1">
              <w:rPr>
                <w:color w:val="173B2B" w:themeColor="accent1" w:themeShade="80"/>
                <w:sz w:val="22"/>
                <w:szCs w:val="22"/>
                <w:lang w:val="en-US"/>
              </w:rPr>
              <w:t xml:space="preserve"> GL 2017 06 – </w:t>
            </w:r>
            <w:proofErr w:type="spellStart"/>
            <w:r w:rsidRPr="00E702A1">
              <w:rPr>
                <w:color w:val="173B2B" w:themeColor="accent1" w:themeShade="80"/>
                <w:sz w:val="22"/>
                <w:szCs w:val="22"/>
                <w:lang w:val="en-US"/>
              </w:rPr>
              <w:t>EBA</w:t>
            </w:r>
            <w:proofErr w:type="spellEnd"/>
            <w:r w:rsidRPr="00E702A1">
              <w:rPr>
                <w:color w:val="173B2B" w:themeColor="accent1" w:themeShade="80"/>
                <w:sz w:val="22"/>
                <w:szCs w:val="22"/>
                <w:lang w:val="en-US"/>
              </w:rPr>
              <w:t xml:space="preserve"> guidelines on implementing IFRS9 in credit institutions</w:t>
            </w:r>
          </w:p>
        </w:tc>
      </w:tr>
    </w:tbl>
    <w:p w14:paraId="7E94DBCE" w14:textId="77777777" w:rsidR="00171BFF" w:rsidRPr="00E702A1" w:rsidRDefault="00171BFF" w:rsidP="00171BFF">
      <w:pPr>
        <w:rPr>
          <w:color w:val="173B2B" w:themeColor="accent1" w:themeShade="80"/>
          <w:lang w:val="en-US"/>
        </w:rPr>
      </w:pPr>
    </w:p>
    <w:tbl>
      <w:tblPr>
        <w:tblStyle w:val="Rutntstabell4dekorfrg1"/>
        <w:tblpPr w:leftFromText="141" w:rightFromText="141" w:vertAnchor="text" w:tblpY="124"/>
        <w:tblW w:w="8753" w:type="dxa"/>
        <w:tbl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insideH w:val="single" w:sz="4" w:space="0" w:color="173B2B" w:themeColor="accent1" w:themeShade="80"/>
          <w:insideV w:val="single" w:sz="4" w:space="0" w:color="173B2B" w:themeColor="accent1" w:themeShade="80"/>
        </w:tblBorders>
        <w:tblLook w:val="0620" w:firstRow="1" w:lastRow="0" w:firstColumn="0" w:lastColumn="0" w:noHBand="1" w:noVBand="1"/>
      </w:tblPr>
      <w:tblGrid>
        <w:gridCol w:w="1129"/>
        <w:gridCol w:w="2619"/>
        <w:gridCol w:w="2860"/>
        <w:gridCol w:w="2145"/>
      </w:tblGrid>
      <w:tr w:rsidR="00ED6805" w:rsidRPr="00E702A1" w14:paraId="7A333E75" w14:textId="77777777" w:rsidTr="00A91E51">
        <w:trPr>
          <w:cnfStyle w:val="100000000000" w:firstRow="1" w:lastRow="0" w:firstColumn="0" w:lastColumn="0" w:oddVBand="0" w:evenVBand="0" w:oddHBand="0" w:evenHBand="0" w:firstRowFirstColumn="0" w:firstRowLastColumn="0" w:lastRowFirstColumn="0" w:lastRowLastColumn="0"/>
          <w:trHeight w:val="255"/>
        </w:trPr>
        <w:tc>
          <w:tcPr>
            <w:tcW w:w="1129" w:type="dxa"/>
            <w:tcBorders>
              <w:bottom w:val="single" w:sz="4" w:space="0" w:color="173B2B" w:themeColor="accent1" w:themeShade="80"/>
              <w:right w:val="single" w:sz="4" w:space="0" w:color="173B2B" w:themeColor="accent1" w:themeShade="80"/>
            </w:tcBorders>
            <w:shd w:val="clear" w:color="auto" w:fill="auto"/>
          </w:tcPr>
          <w:p w14:paraId="2FC15BC2" w14:textId="77777777" w:rsidR="005E5649" w:rsidRPr="00E702A1" w:rsidRDefault="005E5649" w:rsidP="00D46C45">
            <w:pPr>
              <w:rPr>
                <w:b w:val="0"/>
                <w:color w:val="173B2B" w:themeColor="accent1" w:themeShade="80"/>
                <w:sz w:val="22"/>
                <w:szCs w:val="22"/>
                <w:lang w:val="en-US"/>
              </w:rPr>
            </w:pPr>
            <w:r w:rsidRPr="00E702A1">
              <w:rPr>
                <w:color w:val="173B2B" w:themeColor="accent1" w:themeShade="80"/>
                <w:sz w:val="22"/>
                <w:szCs w:val="22"/>
                <w:lang w:val="en-US"/>
              </w:rPr>
              <w:t>Version</w:t>
            </w:r>
          </w:p>
        </w:tc>
        <w:tc>
          <w:tcPr>
            <w:tcW w:w="2619" w:type="dxa"/>
            <w:tcBorders>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7E9E6F0" w14:textId="38F76980" w:rsidR="005E5649" w:rsidRPr="00E702A1" w:rsidRDefault="00590FEF" w:rsidP="00D46C45">
            <w:pPr>
              <w:rPr>
                <w:b w:val="0"/>
                <w:color w:val="173B2B" w:themeColor="accent1" w:themeShade="80"/>
                <w:sz w:val="22"/>
                <w:szCs w:val="22"/>
                <w:lang w:val="en-US"/>
              </w:rPr>
            </w:pPr>
            <w:r w:rsidRPr="00E702A1">
              <w:rPr>
                <w:color w:val="173B2B" w:themeColor="accent1" w:themeShade="80"/>
                <w:sz w:val="22"/>
                <w:szCs w:val="22"/>
                <w:lang w:val="en-US"/>
              </w:rPr>
              <w:t>Creator</w:t>
            </w:r>
          </w:p>
        </w:tc>
        <w:tc>
          <w:tcPr>
            <w:tcW w:w="2860" w:type="dxa"/>
            <w:tcBorders>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56B42A36" w14:textId="12B522A0" w:rsidR="005E5649" w:rsidRPr="00E702A1" w:rsidRDefault="00590FEF" w:rsidP="00D46C45">
            <w:pPr>
              <w:rPr>
                <w:b w:val="0"/>
                <w:color w:val="173B2B" w:themeColor="accent1" w:themeShade="80"/>
                <w:sz w:val="22"/>
                <w:szCs w:val="22"/>
                <w:lang w:val="en-US"/>
              </w:rPr>
            </w:pPr>
            <w:r w:rsidRPr="00E702A1">
              <w:rPr>
                <w:color w:val="173B2B" w:themeColor="accent1" w:themeShade="80"/>
                <w:sz w:val="22"/>
                <w:szCs w:val="22"/>
                <w:lang w:val="en-US"/>
              </w:rPr>
              <w:t>Date</w:t>
            </w:r>
          </w:p>
        </w:tc>
        <w:tc>
          <w:tcPr>
            <w:tcW w:w="2145" w:type="dxa"/>
            <w:tcBorders>
              <w:left w:val="single" w:sz="4" w:space="0" w:color="173B2B" w:themeColor="accent1" w:themeShade="80"/>
              <w:bottom w:val="single" w:sz="4" w:space="0" w:color="173B2B" w:themeColor="accent1" w:themeShade="80"/>
            </w:tcBorders>
            <w:shd w:val="clear" w:color="auto" w:fill="auto"/>
          </w:tcPr>
          <w:p w14:paraId="58C43507" w14:textId="37C9124D" w:rsidR="005E5649" w:rsidRPr="00E702A1" w:rsidRDefault="00590FEF" w:rsidP="00D46C45">
            <w:pPr>
              <w:rPr>
                <w:b w:val="0"/>
                <w:color w:val="173B2B" w:themeColor="accent1" w:themeShade="80"/>
                <w:sz w:val="22"/>
                <w:szCs w:val="22"/>
                <w:lang w:val="en-US"/>
              </w:rPr>
            </w:pPr>
            <w:r w:rsidRPr="00E702A1">
              <w:rPr>
                <w:color w:val="173B2B" w:themeColor="accent1" w:themeShade="80"/>
                <w:sz w:val="22"/>
                <w:szCs w:val="22"/>
                <w:lang w:val="en-US"/>
              </w:rPr>
              <w:t>Description</w:t>
            </w:r>
          </w:p>
        </w:tc>
      </w:tr>
      <w:tr w:rsidR="00ED6805" w:rsidRPr="00E702A1" w14:paraId="5AF45F20" w14:textId="77777777" w:rsidTr="00A91E51">
        <w:trPr>
          <w:trHeight w:val="255"/>
        </w:trPr>
        <w:tc>
          <w:tcPr>
            <w:tcW w:w="1129" w:type="dxa"/>
            <w:tcBorders>
              <w:top w:val="single" w:sz="4" w:space="0" w:color="173B2B" w:themeColor="accent1" w:themeShade="80"/>
            </w:tcBorders>
            <w:shd w:val="clear" w:color="auto" w:fill="auto"/>
          </w:tcPr>
          <w:p w14:paraId="1AF00472" w14:textId="0848E55E" w:rsidR="005E5649" w:rsidRPr="00E702A1" w:rsidRDefault="009E5AE5" w:rsidP="00D46C45">
            <w:pPr>
              <w:rPr>
                <w:bCs/>
                <w:color w:val="173B2B" w:themeColor="accent1" w:themeShade="80"/>
                <w:sz w:val="22"/>
                <w:szCs w:val="22"/>
                <w:lang w:val="en-US"/>
              </w:rPr>
            </w:pPr>
            <w:r w:rsidRPr="00E702A1">
              <w:rPr>
                <w:bCs/>
                <w:color w:val="173B2B" w:themeColor="accent1" w:themeShade="80"/>
                <w:sz w:val="22"/>
                <w:szCs w:val="22"/>
                <w:lang w:val="en-US"/>
              </w:rPr>
              <w:t>2</w:t>
            </w:r>
            <w:r w:rsidR="005E5649" w:rsidRPr="00E702A1">
              <w:rPr>
                <w:bCs/>
                <w:color w:val="173B2B" w:themeColor="accent1" w:themeShade="80"/>
                <w:sz w:val="22"/>
                <w:szCs w:val="22"/>
                <w:lang w:val="en-US"/>
              </w:rPr>
              <w:t>.0</w:t>
            </w:r>
          </w:p>
        </w:tc>
        <w:tc>
          <w:tcPr>
            <w:tcW w:w="2619" w:type="dxa"/>
            <w:tcBorders>
              <w:top w:val="single" w:sz="4" w:space="0" w:color="173B2B" w:themeColor="accent1" w:themeShade="80"/>
            </w:tcBorders>
            <w:shd w:val="clear" w:color="auto" w:fill="auto"/>
          </w:tcPr>
          <w:p w14:paraId="04E7394C" w14:textId="612B1416" w:rsidR="005E5649" w:rsidRPr="00E702A1" w:rsidRDefault="005E5649" w:rsidP="00D46C45">
            <w:pPr>
              <w:rPr>
                <w:color w:val="173B2B" w:themeColor="accent1" w:themeShade="80"/>
                <w:sz w:val="22"/>
                <w:szCs w:val="22"/>
                <w:lang w:val="en-US"/>
              </w:rPr>
            </w:pPr>
            <w:r w:rsidRPr="00E702A1">
              <w:rPr>
                <w:color w:val="173B2B" w:themeColor="accent1" w:themeShade="80"/>
                <w:bdr w:val="none" w:sz="0" w:space="0" w:color="auto"/>
                <w:lang w:val="en-US"/>
              </w:rPr>
              <w:t xml:space="preserve"> </w:t>
            </w:r>
            <w:r w:rsidR="00F631D2" w:rsidRPr="00E702A1">
              <w:rPr>
                <w:color w:val="173B2B" w:themeColor="accent1" w:themeShade="80"/>
                <w:bdr w:val="none" w:sz="0" w:space="0" w:color="auto"/>
                <w:lang w:val="en-US"/>
              </w:rPr>
              <w:t>Data Scientist</w:t>
            </w:r>
          </w:p>
        </w:tc>
        <w:tc>
          <w:tcPr>
            <w:tcW w:w="2860" w:type="dxa"/>
            <w:tcBorders>
              <w:top w:val="single" w:sz="4" w:space="0" w:color="173B2B" w:themeColor="accent1" w:themeShade="80"/>
            </w:tcBorders>
            <w:shd w:val="clear" w:color="auto" w:fill="auto"/>
          </w:tcPr>
          <w:p w14:paraId="399A4850" w14:textId="518903BF" w:rsidR="005E5649" w:rsidRPr="00E702A1" w:rsidRDefault="009E5AE5" w:rsidP="00D46C45">
            <w:pPr>
              <w:rPr>
                <w:color w:val="173B2B" w:themeColor="accent1" w:themeShade="80"/>
                <w:sz w:val="22"/>
                <w:szCs w:val="22"/>
                <w:lang w:val="en-US"/>
              </w:rPr>
            </w:pPr>
            <w:proofErr w:type="spellStart"/>
            <w:r w:rsidRPr="00E702A1">
              <w:rPr>
                <w:color w:val="173B2B" w:themeColor="accent1" w:themeShade="80"/>
                <w:sz w:val="22"/>
                <w:szCs w:val="22"/>
                <w:lang w:val="en-US"/>
              </w:rPr>
              <w:t>Januari</w:t>
            </w:r>
            <w:proofErr w:type="spellEnd"/>
            <w:r w:rsidR="005E5649" w:rsidRPr="00E702A1">
              <w:rPr>
                <w:color w:val="173B2B" w:themeColor="accent1" w:themeShade="80"/>
                <w:sz w:val="22"/>
                <w:szCs w:val="22"/>
                <w:lang w:val="en-US"/>
              </w:rPr>
              <w:t xml:space="preserve"> 202</w:t>
            </w:r>
            <w:r w:rsidRPr="00E702A1">
              <w:rPr>
                <w:color w:val="173B2B" w:themeColor="accent1" w:themeShade="80"/>
                <w:sz w:val="22"/>
                <w:szCs w:val="22"/>
                <w:lang w:val="en-US"/>
              </w:rPr>
              <w:t>4</w:t>
            </w:r>
          </w:p>
          <w:p w14:paraId="1C3FD524" w14:textId="2EF2F47E" w:rsidR="005E5649" w:rsidRPr="00E702A1" w:rsidRDefault="005E5649" w:rsidP="00D46C45">
            <w:pPr>
              <w:rPr>
                <w:color w:val="173B2B" w:themeColor="accent1" w:themeShade="80"/>
                <w:sz w:val="22"/>
                <w:szCs w:val="22"/>
                <w:lang w:val="en-US"/>
              </w:rPr>
            </w:pPr>
          </w:p>
        </w:tc>
        <w:tc>
          <w:tcPr>
            <w:tcW w:w="2145" w:type="dxa"/>
            <w:tcBorders>
              <w:top w:val="single" w:sz="4" w:space="0" w:color="173B2B" w:themeColor="accent1" w:themeShade="80"/>
            </w:tcBorders>
            <w:shd w:val="clear" w:color="auto" w:fill="auto"/>
          </w:tcPr>
          <w:p w14:paraId="57E08252" w14:textId="6056B0FB" w:rsidR="005E5649" w:rsidRPr="00E702A1" w:rsidRDefault="00C50612" w:rsidP="00D46C45">
            <w:pPr>
              <w:rPr>
                <w:color w:val="173B2B" w:themeColor="accent1" w:themeShade="80"/>
                <w:sz w:val="22"/>
                <w:szCs w:val="22"/>
                <w:lang w:val="en-US"/>
              </w:rPr>
            </w:pPr>
            <w:r w:rsidRPr="00E702A1">
              <w:rPr>
                <w:color w:val="173B2B" w:themeColor="accent1" w:themeShade="80"/>
                <w:sz w:val="22"/>
                <w:szCs w:val="22"/>
                <w:lang w:val="en-US"/>
              </w:rPr>
              <w:t>Document Creation</w:t>
            </w:r>
          </w:p>
        </w:tc>
      </w:tr>
    </w:tbl>
    <w:p w14:paraId="650ED828" w14:textId="77777777" w:rsidR="007151B0" w:rsidRPr="00E702A1" w:rsidRDefault="007151B0" w:rsidP="000B72D4">
      <w:pPr>
        <w:rPr>
          <w:color w:val="173B2B" w:themeColor="accent1" w:themeShade="80"/>
          <w:highlight w:val="lightGray"/>
          <w:lang w:val="en-US"/>
        </w:rPr>
      </w:pPr>
    </w:p>
    <w:p w14:paraId="36D7B382" w14:textId="77777777" w:rsidR="007151B0" w:rsidRPr="00E702A1" w:rsidRDefault="007151B0" w:rsidP="000B72D4">
      <w:pPr>
        <w:rPr>
          <w:color w:val="173B2B" w:themeColor="accent1" w:themeShade="80"/>
          <w:highlight w:val="lightGray"/>
          <w:lang w:val="en-US"/>
        </w:rPr>
      </w:pPr>
    </w:p>
    <w:p w14:paraId="14C5720A" w14:textId="77777777" w:rsidR="002B23E6" w:rsidRPr="00E702A1" w:rsidRDefault="002B23E6" w:rsidP="000B72D4">
      <w:pPr>
        <w:rPr>
          <w:color w:val="173B2B" w:themeColor="accent1" w:themeShade="80"/>
          <w:highlight w:val="lightGray"/>
          <w:lang w:val="en-US"/>
        </w:rPr>
      </w:pPr>
    </w:p>
    <w:p w14:paraId="2CBFAF90" w14:textId="77777777" w:rsidR="002B23E6" w:rsidRPr="00E702A1" w:rsidRDefault="002B23E6" w:rsidP="000B72D4">
      <w:pPr>
        <w:rPr>
          <w:color w:val="173B2B" w:themeColor="accent1" w:themeShade="80"/>
          <w:highlight w:val="lightGray"/>
          <w:lang w:val="en-US"/>
        </w:rPr>
      </w:pPr>
    </w:p>
    <w:p w14:paraId="464678C2" w14:textId="77777777" w:rsidR="002B23E6" w:rsidRPr="00E702A1" w:rsidRDefault="002B23E6" w:rsidP="000B72D4">
      <w:pPr>
        <w:rPr>
          <w:color w:val="173B2B" w:themeColor="accent1" w:themeShade="80"/>
          <w:highlight w:val="lightGray"/>
          <w:lang w:val="en-US"/>
        </w:rPr>
      </w:pPr>
    </w:p>
    <w:p w14:paraId="40D4F919" w14:textId="77777777" w:rsidR="002B23E6" w:rsidRPr="00E702A1" w:rsidRDefault="002B23E6" w:rsidP="000B72D4">
      <w:pPr>
        <w:rPr>
          <w:color w:val="173B2B" w:themeColor="accent1" w:themeShade="80"/>
          <w:highlight w:val="lightGray"/>
          <w:lang w:val="en-US"/>
        </w:rPr>
      </w:pPr>
    </w:p>
    <w:p w14:paraId="4DF9C941" w14:textId="77777777" w:rsidR="002B23E6" w:rsidRPr="00E702A1" w:rsidRDefault="002B23E6" w:rsidP="000B72D4">
      <w:pPr>
        <w:rPr>
          <w:color w:val="173B2B" w:themeColor="accent1" w:themeShade="80"/>
          <w:highlight w:val="lightGray"/>
          <w:lang w:val="en-US"/>
        </w:rPr>
      </w:pPr>
    </w:p>
    <w:p w14:paraId="67D34DB4" w14:textId="77777777" w:rsidR="002B23E6" w:rsidRPr="00E702A1" w:rsidRDefault="002B23E6" w:rsidP="000B72D4">
      <w:pPr>
        <w:rPr>
          <w:color w:val="173B2B" w:themeColor="accent1" w:themeShade="80"/>
          <w:highlight w:val="lightGray"/>
          <w:lang w:val="en-US"/>
        </w:rPr>
      </w:pPr>
    </w:p>
    <w:p w14:paraId="5F14DD41" w14:textId="77777777" w:rsidR="002B23E6" w:rsidRPr="00E702A1" w:rsidRDefault="002B23E6" w:rsidP="000B72D4">
      <w:pPr>
        <w:rPr>
          <w:color w:val="173B2B" w:themeColor="accent1" w:themeShade="80"/>
          <w:highlight w:val="lightGray"/>
          <w:lang w:val="en-US"/>
        </w:rPr>
      </w:pPr>
    </w:p>
    <w:p w14:paraId="41698FBB" w14:textId="77777777" w:rsidR="002B23E6" w:rsidRPr="00E702A1" w:rsidRDefault="002B23E6" w:rsidP="000B72D4">
      <w:pPr>
        <w:rPr>
          <w:color w:val="173B2B" w:themeColor="accent1" w:themeShade="80"/>
          <w:highlight w:val="lightGray"/>
          <w:lang w:val="en-US"/>
        </w:rPr>
      </w:pPr>
    </w:p>
    <w:p w14:paraId="05ABA671" w14:textId="77777777" w:rsidR="002B23E6" w:rsidRPr="00E702A1" w:rsidRDefault="002B23E6" w:rsidP="000B72D4">
      <w:pPr>
        <w:rPr>
          <w:color w:val="173B2B" w:themeColor="accent1" w:themeShade="80"/>
          <w:highlight w:val="lightGray"/>
          <w:lang w:val="en-US"/>
        </w:rPr>
      </w:pPr>
    </w:p>
    <w:p w14:paraId="6263DB4A" w14:textId="77777777" w:rsidR="002B23E6" w:rsidRPr="00E702A1" w:rsidRDefault="002B23E6" w:rsidP="000B72D4">
      <w:pPr>
        <w:rPr>
          <w:color w:val="173B2B" w:themeColor="accent1" w:themeShade="80"/>
          <w:highlight w:val="lightGray"/>
          <w:lang w:val="en-US"/>
        </w:rPr>
      </w:pPr>
    </w:p>
    <w:p w14:paraId="6333D877" w14:textId="77777777" w:rsidR="002B23E6" w:rsidRPr="00E702A1" w:rsidRDefault="002B23E6" w:rsidP="000B72D4">
      <w:pPr>
        <w:rPr>
          <w:color w:val="173B2B" w:themeColor="accent1" w:themeShade="80"/>
          <w:highlight w:val="lightGray"/>
          <w:lang w:val="en-US"/>
        </w:rPr>
      </w:pPr>
    </w:p>
    <w:p w14:paraId="58F0A5F4" w14:textId="77777777" w:rsidR="002B23E6" w:rsidRPr="00E702A1" w:rsidRDefault="002B23E6" w:rsidP="000B72D4">
      <w:pPr>
        <w:rPr>
          <w:color w:val="173B2B" w:themeColor="accent1" w:themeShade="80"/>
          <w:highlight w:val="lightGray"/>
          <w:lang w:val="en-US"/>
        </w:rPr>
      </w:pPr>
    </w:p>
    <w:p w14:paraId="6FB5FFA2" w14:textId="77777777" w:rsidR="002B23E6" w:rsidRPr="00E702A1" w:rsidRDefault="002B23E6" w:rsidP="000B72D4">
      <w:pPr>
        <w:rPr>
          <w:color w:val="173B2B" w:themeColor="accent1" w:themeShade="80"/>
          <w:highlight w:val="lightGray"/>
          <w:lang w:val="en-US"/>
        </w:rPr>
      </w:pPr>
    </w:p>
    <w:p w14:paraId="508EB7D3" w14:textId="77777777" w:rsidR="002B23E6" w:rsidRPr="00E702A1" w:rsidRDefault="002B23E6" w:rsidP="000B72D4">
      <w:pPr>
        <w:rPr>
          <w:color w:val="173B2B" w:themeColor="accent1" w:themeShade="80"/>
          <w:highlight w:val="lightGray"/>
          <w:lang w:val="en-US"/>
        </w:rPr>
      </w:pPr>
    </w:p>
    <w:p w14:paraId="38DE6A5A" w14:textId="77777777" w:rsidR="002B23E6" w:rsidRPr="00E702A1" w:rsidRDefault="002B23E6" w:rsidP="000B72D4">
      <w:pPr>
        <w:rPr>
          <w:color w:val="173B2B" w:themeColor="accent1" w:themeShade="80"/>
          <w:highlight w:val="lightGray"/>
          <w:lang w:val="en-US"/>
        </w:rPr>
      </w:pPr>
    </w:p>
    <w:p w14:paraId="4E81E41F" w14:textId="77777777" w:rsidR="002B23E6" w:rsidRPr="00E702A1" w:rsidRDefault="002B23E6" w:rsidP="000B72D4">
      <w:pPr>
        <w:rPr>
          <w:color w:val="173B2B" w:themeColor="accent1" w:themeShade="80"/>
          <w:highlight w:val="lightGray"/>
          <w:lang w:val="en-US"/>
        </w:rPr>
      </w:pPr>
    </w:p>
    <w:p w14:paraId="2E25C32A" w14:textId="77777777" w:rsidR="002B23E6" w:rsidRPr="00E702A1" w:rsidRDefault="002B23E6" w:rsidP="000B72D4">
      <w:pPr>
        <w:rPr>
          <w:color w:val="173B2B" w:themeColor="accent1" w:themeShade="80"/>
          <w:highlight w:val="lightGray"/>
          <w:lang w:val="en-US"/>
        </w:rPr>
      </w:pPr>
    </w:p>
    <w:p w14:paraId="5D65F333" w14:textId="77777777" w:rsidR="002B23E6" w:rsidRPr="00E702A1" w:rsidRDefault="002B23E6" w:rsidP="000B72D4">
      <w:pPr>
        <w:rPr>
          <w:color w:val="173B2B" w:themeColor="accent1" w:themeShade="80"/>
          <w:highlight w:val="lightGray"/>
          <w:lang w:val="en-US"/>
        </w:rPr>
      </w:pPr>
    </w:p>
    <w:p w14:paraId="63EFAA98" w14:textId="77777777" w:rsidR="002B23E6" w:rsidRPr="00E702A1" w:rsidRDefault="002B23E6" w:rsidP="000B72D4">
      <w:pPr>
        <w:rPr>
          <w:color w:val="173B2B" w:themeColor="accent1" w:themeShade="80"/>
          <w:highlight w:val="lightGray"/>
          <w:lang w:val="en-US"/>
        </w:rPr>
      </w:pPr>
    </w:p>
    <w:p w14:paraId="7F91FCBD" w14:textId="77777777" w:rsidR="002B23E6" w:rsidRPr="00E702A1" w:rsidRDefault="002B23E6" w:rsidP="000B72D4">
      <w:pPr>
        <w:rPr>
          <w:color w:val="173B2B" w:themeColor="accent1" w:themeShade="80"/>
          <w:highlight w:val="lightGray"/>
          <w:lang w:val="en-US"/>
        </w:rPr>
      </w:pPr>
    </w:p>
    <w:p w14:paraId="0D5B74D1" w14:textId="77777777" w:rsidR="002B23E6" w:rsidRPr="00E702A1" w:rsidRDefault="002B23E6" w:rsidP="000B72D4">
      <w:pPr>
        <w:rPr>
          <w:color w:val="173B2B" w:themeColor="accent1" w:themeShade="80"/>
          <w:highlight w:val="lightGray"/>
          <w:lang w:val="en-US"/>
        </w:rPr>
      </w:pPr>
    </w:p>
    <w:p w14:paraId="70E2CB17" w14:textId="77777777" w:rsidR="002B23E6" w:rsidRPr="00E702A1" w:rsidRDefault="002B23E6" w:rsidP="000B72D4">
      <w:pPr>
        <w:rPr>
          <w:color w:val="173B2B" w:themeColor="accent1" w:themeShade="80"/>
          <w:highlight w:val="lightGray"/>
          <w:lang w:val="en-US"/>
        </w:rPr>
      </w:pPr>
    </w:p>
    <w:p w14:paraId="6859C84C" w14:textId="77777777" w:rsidR="002B23E6" w:rsidRPr="00E702A1" w:rsidRDefault="002B23E6" w:rsidP="000B72D4">
      <w:pPr>
        <w:rPr>
          <w:color w:val="173B2B" w:themeColor="accent1" w:themeShade="80"/>
          <w:highlight w:val="lightGray"/>
          <w:lang w:val="en-US"/>
        </w:rPr>
      </w:pPr>
    </w:p>
    <w:p w14:paraId="7E19FC2D" w14:textId="77777777" w:rsidR="002B23E6" w:rsidRPr="00E702A1" w:rsidRDefault="002B23E6" w:rsidP="000B72D4">
      <w:pPr>
        <w:rPr>
          <w:color w:val="173B2B" w:themeColor="accent1" w:themeShade="80"/>
          <w:highlight w:val="lightGray"/>
          <w:lang w:val="en-US"/>
        </w:rPr>
      </w:pPr>
    </w:p>
    <w:p w14:paraId="1B48685F" w14:textId="77777777" w:rsidR="007151B0" w:rsidRPr="00E702A1" w:rsidRDefault="007151B0" w:rsidP="000B72D4">
      <w:pPr>
        <w:rPr>
          <w:color w:val="173B2B" w:themeColor="accent1" w:themeShade="80"/>
          <w:highlight w:val="lightGray"/>
          <w:lang w:val="en-US"/>
        </w:rPr>
      </w:pPr>
    </w:p>
    <w:sdt>
      <w:sdtPr>
        <w:rPr>
          <w:rFonts w:ascii="Times New Roman" w:eastAsia="Arial Unicode MS" w:hAnsi="Times New Roman" w:cs="Times New Roman"/>
          <w:color w:val="auto"/>
          <w:sz w:val="24"/>
          <w:szCs w:val="24"/>
          <w:bdr w:val="nil"/>
          <w:lang w:val="en-GB"/>
        </w:rPr>
        <w:id w:val="-611285238"/>
        <w:docPartObj>
          <w:docPartGallery w:val="Table of Contents"/>
          <w:docPartUnique/>
        </w:docPartObj>
      </w:sdtPr>
      <w:sdtEndPr>
        <w:rPr>
          <w:b/>
          <w:bCs/>
          <w:noProof/>
        </w:rPr>
      </w:sdtEndPr>
      <w:sdtContent>
        <w:p w14:paraId="1A7DD348" w14:textId="4401D385" w:rsidR="007151B0" w:rsidRPr="00E702A1" w:rsidRDefault="007151B0">
          <w:pPr>
            <w:pStyle w:val="Innehllsfrteckningsrubrik"/>
            <w:rPr>
              <w:rFonts w:ascii="Times New Roman" w:hAnsi="Times New Roman" w:cs="Times New Roman"/>
            </w:rPr>
          </w:pPr>
          <w:r w:rsidRPr="00E702A1">
            <w:rPr>
              <w:rFonts w:ascii="Times New Roman" w:hAnsi="Times New Roman" w:cs="Times New Roman"/>
            </w:rPr>
            <w:t>Table of Contents</w:t>
          </w:r>
        </w:p>
        <w:p w14:paraId="4C42DD2E" w14:textId="3C747279" w:rsidR="00C170C6" w:rsidRDefault="007151B0">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r w:rsidRPr="00E702A1">
            <w:rPr>
              <w:rFonts w:ascii="Times New Roman" w:hAnsi="Times New Roman"/>
              <w:b w:val="0"/>
              <w:bCs w:val="0"/>
              <w:lang w:val="en-US"/>
            </w:rPr>
            <w:fldChar w:fldCharType="begin"/>
          </w:r>
          <w:r w:rsidRPr="00E702A1">
            <w:rPr>
              <w:rFonts w:ascii="Times New Roman" w:hAnsi="Times New Roman"/>
              <w:lang w:val="en-US"/>
            </w:rPr>
            <w:instrText>TOC \o "1-3" \h \z \u</w:instrText>
          </w:r>
          <w:r w:rsidRPr="00E702A1">
            <w:rPr>
              <w:rFonts w:ascii="Times New Roman" w:hAnsi="Times New Roman"/>
              <w:b w:val="0"/>
              <w:bCs w:val="0"/>
              <w:lang w:val="en-US"/>
            </w:rPr>
            <w:fldChar w:fldCharType="separate"/>
          </w:r>
          <w:hyperlink w:anchor="_Toc157679556" w:history="1">
            <w:r w:rsidR="00C170C6" w:rsidRPr="00A7380A">
              <w:rPr>
                <w:rStyle w:val="Hyperlnk"/>
                <w:rFonts w:ascii="Times New Roman" w:hAnsi="Times New Roman"/>
                <w:noProof/>
              </w:rPr>
              <w:t>1.</w:t>
            </w:r>
            <w:r w:rsidR="00C170C6">
              <w:rPr>
                <w:rFonts w:eastAsiaTheme="minorEastAsia" w:cstheme="minorBidi"/>
                <w:b w:val="0"/>
                <w:bCs w:val="0"/>
                <w:noProof/>
                <w:kern w:val="2"/>
                <w:sz w:val="24"/>
                <w:szCs w:val="24"/>
                <w:bdr w:val="none" w:sz="0" w:space="0" w:color="auto"/>
                <w:lang w:val="sv-SE" w:eastAsia="sv-SE"/>
                <w14:ligatures w14:val="standardContextual"/>
              </w:rPr>
              <w:tab/>
            </w:r>
            <w:r w:rsidR="00C170C6" w:rsidRPr="00A7380A">
              <w:rPr>
                <w:rStyle w:val="Hyperlnk"/>
                <w:rFonts w:ascii="Times New Roman" w:hAnsi="Times New Roman"/>
                <w:noProof/>
              </w:rPr>
              <w:t>Definitions &amp; Shortages</w:t>
            </w:r>
            <w:r w:rsidR="00C170C6">
              <w:rPr>
                <w:noProof/>
                <w:webHidden/>
              </w:rPr>
              <w:tab/>
            </w:r>
            <w:r w:rsidR="00C170C6">
              <w:rPr>
                <w:noProof/>
                <w:webHidden/>
              </w:rPr>
              <w:fldChar w:fldCharType="begin"/>
            </w:r>
            <w:r w:rsidR="00C170C6">
              <w:rPr>
                <w:noProof/>
                <w:webHidden/>
              </w:rPr>
              <w:instrText xml:space="preserve"> PAGEREF _Toc157679556 \h </w:instrText>
            </w:r>
            <w:r w:rsidR="00C170C6">
              <w:rPr>
                <w:noProof/>
                <w:webHidden/>
              </w:rPr>
            </w:r>
            <w:r w:rsidR="00C170C6">
              <w:rPr>
                <w:rFonts w:hint="eastAsia"/>
                <w:noProof/>
                <w:webHidden/>
              </w:rPr>
              <w:fldChar w:fldCharType="separate"/>
            </w:r>
            <w:r w:rsidR="00C170C6">
              <w:rPr>
                <w:rFonts w:hint="eastAsia"/>
                <w:noProof/>
                <w:webHidden/>
              </w:rPr>
              <w:t>5</w:t>
            </w:r>
            <w:r w:rsidR="00C170C6">
              <w:rPr>
                <w:noProof/>
                <w:webHidden/>
              </w:rPr>
              <w:fldChar w:fldCharType="end"/>
            </w:r>
          </w:hyperlink>
        </w:p>
        <w:p w14:paraId="3C2C02E8" w14:textId="0545A9D1" w:rsidR="00C170C6" w:rsidRDefault="00C170C6">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57" w:history="1">
            <w:r w:rsidRPr="00A7380A">
              <w:rPr>
                <w:rStyle w:val="Hyperlnk"/>
                <w:rFonts w:ascii="Times New Roman" w:hAnsi="Times New Roman"/>
                <w:noProof/>
              </w:rPr>
              <w:t>2.</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Introduction and Background</w:t>
            </w:r>
            <w:r>
              <w:rPr>
                <w:noProof/>
                <w:webHidden/>
              </w:rPr>
              <w:tab/>
            </w:r>
            <w:r>
              <w:rPr>
                <w:noProof/>
                <w:webHidden/>
              </w:rPr>
              <w:fldChar w:fldCharType="begin"/>
            </w:r>
            <w:r>
              <w:rPr>
                <w:noProof/>
                <w:webHidden/>
              </w:rPr>
              <w:instrText xml:space="preserve"> PAGEREF _Toc157679557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7F7845E9" w14:textId="0760E889" w:rsidR="00C170C6" w:rsidRDefault="00C170C6">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58" w:history="1">
            <w:r w:rsidRPr="00A7380A">
              <w:rPr>
                <w:rStyle w:val="Hyperlnk"/>
                <w:rFonts w:ascii="Times New Roman" w:hAnsi="Times New Roman"/>
                <w:noProof/>
              </w:rPr>
              <w:t>3.Algorithms</w:t>
            </w:r>
            <w:r>
              <w:rPr>
                <w:noProof/>
                <w:webHidden/>
              </w:rPr>
              <w:tab/>
            </w:r>
            <w:r>
              <w:rPr>
                <w:noProof/>
                <w:webHidden/>
              </w:rPr>
              <w:fldChar w:fldCharType="begin"/>
            </w:r>
            <w:r>
              <w:rPr>
                <w:noProof/>
                <w:webHidden/>
              </w:rPr>
              <w:instrText xml:space="preserve"> PAGEREF _Toc157679558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441EEE5C" w14:textId="5A221432" w:rsidR="00C170C6" w:rsidRDefault="00C170C6">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59" w:history="1">
            <w:r w:rsidRPr="00A7380A">
              <w:rPr>
                <w:rStyle w:val="Hyperlnk"/>
                <w:rFonts w:ascii="Times New Roman" w:hAnsi="Times New Roman"/>
                <w:noProof/>
              </w:rPr>
              <w:t>3.1.1 Logistic Regression</w:t>
            </w:r>
            <w:r>
              <w:rPr>
                <w:noProof/>
                <w:webHidden/>
              </w:rPr>
              <w:tab/>
            </w:r>
            <w:r>
              <w:rPr>
                <w:noProof/>
                <w:webHidden/>
              </w:rPr>
              <w:fldChar w:fldCharType="begin"/>
            </w:r>
            <w:r>
              <w:rPr>
                <w:noProof/>
                <w:webHidden/>
              </w:rPr>
              <w:instrText xml:space="preserve"> PAGEREF _Toc157679559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71AB1CDB" w14:textId="54A048EB" w:rsidR="00C170C6" w:rsidRDefault="00C170C6">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60" w:history="1">
            <w:r w:rsidRPr="00A7380A">
              <w:rPr>
                <w:rStyle w:val="Hyperlnk"/>
                <w:rFonts w:ascii="Times New Roman" w:hAnsi="Times New Roman"/>
                <w:noProof/>
              </w:rPr>
              <w:t>3.1.2 Decision Tree</w:t>
            </w:r>
            <w:r>
              <w:rPr>
                <w:noProof/>
                <w:webHidden/>
              </w:rPr>
              <w:tab/>
            </w:r>
            <w:r>
              <w:rPr>
                <w:noProof/>
                <w:webHidden/>
              </w:rPr>
              <w:fldChar w:fldCharType="begin"/>
            </w:r>
            <w:r>
              <w:rPr>
                <w:noProof/>
                <w:webHidden/>
              </w:rPr>
              <w:instrText xml:space="preserve"> PAGEREF _Toc157679560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4C7EEACE" w14:textId="3FBB347C" w:rsidR="00C170C6" w:rsidRDefault="00C170C6">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61" w:history="1">
            <w:r w:rsidRPr="00A7380A">
              <w:rPr>
                <w:rStyle w:val="Hyperlnk"/>
                <w:rFonts w:ascii="Times New Roman" w:hAnsi="Times New Roman"/>
                <w:noProof/>
              </w:rPr>
              <w:t>3.1.3 Random Forrest</w:t>
            </w:r>
            <w:r>
              <w:rPr>
                <w:noProof/>
                <w:webHidden/>
              </w:rPr>
              <w:tab/>
            </w:r>
            <w:r>
              <w:rPr>
                <w:noProof/>
                <w:webHidden/>
              </w:rPr>
              <w:fldChar w:fldCharType="begin"/>
            </w:r>
            <w:r>
              <w:rPr>
                <w:noProof/>
                <w:webHidden/>
              </w:rPr>
              <w:instrText xml:space="preserve"> PAGEREF _Toc157679561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3C02B43B" w14:textId="54A7E210" w:rsidR="00C170C6" w:rsidRDefault="00C170C6">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62" w:history="1">
            <w:r w:rsidRPr="00A7380A">
              <w:rPr>
                <w:rStyle w:val="Hyperlnk"/>
                <w:rFonts w:ascii="Times New Roman" w:hAnsi="Times New Roman"/>
                <w:noProof/>
              </w:rPr>
              <w:t>3.1.4 Gradient Boosting</w:t>
            </w:r>
            <w:r>
              <w:rPr>
                <w:noProof/>
                <w:webHidden/>
              </w:rPr>
              <w:tab/>
            </w:r>
            <w:r>
              <w:rPr>
                <w:noProof/>
                <w:webHidden/>
              </w:rPr>
              <w:fldChar w:fldCharType="begin"/>
            </w:r>
            <w:r>
              <w:rPr>
                <w:noProof/>
                <w:webHidden/>
              </w:rPr>
              <w:instrText xml:space="preserve"> PAGEREF _Toc157679562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4EC91BA4" w14:textId="6A42C8CA" w:rsidR="00C170C6" w:rsidRDefault="00C170C6">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63" w:history="1">
            <w:r w:rsidRPr="00A7380A">
              <w:rPr>
                <w:rStyle w:val="Hyperlnk"/>
                <w:rFonts w:ascii="Times New Roman" w:hAnsi="Times New Roman"/>
                <w:noProof/>
              </w:rPr>
              <w:t>3.2 Hyperparameter Tunning</w:t>
            </w:r>
            <w:r>
              <w:rPr>
                <w:noProof/>
                <w:webHidden/>
              </w:rPr>
              <w:tab/>
            </w:r>
            <w:r>
              <w:rPr>
                <w:noProof/>
                <w:webHidden/>
              </w:rPr>
              <w:fldChar w:fldCharType="begin"/>
            </w:r>
            <w:r>
              <w:rPr>
                <w:noProof/>
                <w:webHidden/>
              </w:rPr>
              <w:instrText xml:space="preserve"> PAGEREF _Toc157679563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1436451D" w14:textId="7A247894" w:rsidR="00C170C6" w:rsidRDefault="00C170C6">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64" w:history="1">
            <w:r w:rsidRPr="00A7380A">
              <w:rPr>
                <w:rStyle w:val="Hyperlnk"/>
                <w:rFonts w:ascii="Times New Roman" w:hAnsi="Times New Roman"/>
                <w:noProof/>
              </w:rPr>
              <w:t>4.</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Evaluation Metrics</w:t>
            </w:r>
            <w:r>
              <w:rPr>
                <w:noProof/>
                <w:webHidden/>
              </w:rPr>
              <w:tab/>
            </w:r>
            <w:r>
              <w:rPr>
                <w:noProof/>
                <w:webHidden/>
              </w:rPr>
              <w:fldChar w:fldCharType="begin"/>
            </w:r>
            <w:r>
              <w:rPr>
                <w:noProof/>
                <w:webHidden/>
              </w:rPr>
              <w:instrText xml:space="preserve"> PAGEREF _Toc157679564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0106178C" w14:textId="708CEE3A" w:rsidR="00C170C6" w:rsidRDefault="00C170C6">
          <w:pPr>
            <w:pStyle w:val="Innehll2"/>
            <w:tabs>
              <w:tab w:val="left" w:pos="960"/>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7679565" w:history="1">
            <w:r w:rsidRPr="00A7380A">
              <w:rPr>
                <w:rStyle w:val="Hyperlnk"/>
                <w:rFonts w:ascii="Times New Roman" w:hAnsi="Times New Roman"/>
                <w:noProof/>
                <w:lang w:val="en-US"/>
              </w:rPr>
              <w:t>4.1</w:t>
            </w:r>
            <w:r>
              <w:rPr>
                <w:rFonts w:eastAsiaTheme="minorEastAsia" w:cstheme="minorBidi"/>
                <w:i w:val="0"/>
                <w:i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lang w:val="en-US"/>
              </w:rPr>
              <w:t>Evolution Metrics – Hyperparameter Tunning</w:t>
            </w:r>
            <w:r>
              <w:rPr>
                <w:noProof/>
                <w:webHidden/>
              </w:rPr>
              <w:tab/>
            </w:r>
            <w:r>
              <w:rPr>
                <w:noProof/>
                <w:webHidden/>
              </w:rPr>
              <w:fldChar w:fldCharType="begin"/>
            </w:r>
            <w:r>
              <w:rPr>
                <w:noProof/>
                <w:webHidden/>
              </w:rPr>
              <w:instrText xml:space="preserve"> PAGEREF _Toc157679565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61C1F733" w14:textId="7F32DBD8" w:rsidR="00C170C6" w:rsidRDefault="00C170C6">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66" w:history="1">
            <w:r w:rsidRPr="00A7380A">
              <w:rPr>
                <w:rStyle w:val="Hyperlnk"/>
                <w:rFonts w:ascii="Times New Roman" w:hAnsi="Times New Roman"/>
                <w:noProof/>
              </w:rPr>
              <w:t>Admission Scorecard</w:t>
            </w:r>
            <w:r>
              <w:rPr>
                <w:noProof/>
                <w:webHidden/>
              </w:rPr>
              <w:tab/>
            </w:r>
            <w:r>
              <w:rPr>
                <w:noProof/>
                <w:webHidden/>
              </w:rPr>
              <w:fldChar w:fldCharType="begin"/>
            </w:r>
            <w:r>
              <w:rPr>
                <w:noProof/>
                <w:webHidden/>
              </w:rPr>
              <w:instrText xml:space="preserve"> PAGEREF _Toc157679566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69355936" w14:textId="0EF9DF8C" w:rsidR="00C170C6" w:rsidRDefault="00C170C6">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67" w:history="1">
            <w:r w:rsidRPr="00A7380A">
              <w:rPr>
                <w:rStyle w:val="Hyperlnk"/>
                <w:rFonts w:ascii="Times New Roman" w:hAnsi="Times New Roman"/>
                <w:noProof/>
              </w:rPr>
              <w:t>5.</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Data</w:t>
            </w:r>
            <w:r>
              <w:rPr>
                <w:noProof/>
                <w:webHidden/>
              </w:rPr>
              <w:tab/>
            </w:r>
            <w:r>
              <w:rPr>
                <w:noProof/>
                <w:webHidden/>
              </w:rPr>
              <w:fldChar w:fldCharType="begin"/>
            </w:r>
            <w:r>
              <w:rPr>
                <w:noProof/>
                <w:webHidden/>
              </w:rPr>
              <w:instrText xml:space="preserve"> PAGEREF _Toc157679567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3EAC5152" w14:textId="7B7FB01D" w:rsidR="00C170C6" w:rsidRDefault="00C170C6">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7679568" w:history="1">
            <w:r w:rsidRPr="00A7380A">
              <w:rPr>
                <w:rStyle w:val="Hyperlnk"/>
                <w:rFonts w:ascii="Times New Roman" w:hAnsi="Times New Roman"/>
                <w:noProof/>
                <w:lang w:val="en-US"/>
              </w:rPr>
              <w:t>5.1 Sources</w:t>
            </w:r>
            <w:r>
              <w:rPr>
                <w:noProof/>
                <w:webHidden/>
              </w:rPr>
              <w:tab/>
            </w:r>
            <w:r>
              <w:rPr>
                <w:noProof/>
                <w:webHidden/>
              </w:rPr>
              <w:fldChar w:fldCharType="begin"/>
            </w:r>
            <w:r>
              <w:rPr>
                <w:noProof/>
                <w:webHidden/>
              </w:rPr>
              <w:instrText xml:space="preserve"> PAGEREF _Toc157679568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73B8956C" w14:textId="5E9820E3" w:rsidR="00C170C6" w:rsidRDefault="00C170C6">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7679569" w:history="1">
            <w:r w:rsidRPr="00A7380A">
              <w:rPr>
                <w:rStyle w:val="Hyperlnk"/>
                <w:rFonts w:ascii="Times New Roman" w:hAnsi="Times New Roman"/>
                <w:noProof/>
                <w:lang w:val="en-US"/>
              </w:rPr>
              <w:t>5.2 Data Selection: Co - Applicant</w:t>
            </w:r>
            <w:r>
              <w:rPr>
                <w:noProof/>
                <w:webHidden/>
              </w:rPr>
              <w:tab/>
            </w:r>
            <w:r>
              <w:rPr>
                <w:noProof/>
                <w:webHidden/>
              </w:rPr>
              <w:fldChar w:fldCharType="begin"/>
            </w:r>
            <w:r>
              <w:rPr>
                <w:noProof/>
                <w:webHidden/>
              </w:rPr>
              <w:instrText xml:space="preserve"> PAGEREF _Toc157679569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0B4939E3" w14:textId="4ED119A6" w:rsidR="00C170C6" w:rsidRDefault="00C170C6">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7679570" w:history="1">
            <w:r w:rsidRPr="00A7380A">
              <w:rPr>
                <w:rStyle w:val="Hyperlnk"/>
                <w:rFonts w:ascii="Times New Roman" w:hAnsi="Times New Roman"/>
                <w:noProof/>
                <w:lang w:val="en-US"/>
              </w:rPr>
              <w:t>5.3 Target Feature</w:t>
            </w:r>
            <w:r>
              <w:rPr>
                <w:noProof/>
                <w:webHidden/>
              </w:rPr>
              <w:tab/>
            </w:r>
            <w:r>
              <w:rPr>
                <w:noProof/>
                <w:webHidden/>
              </w:rPr>
              <w:fldChar w:fldCharType="begin"/>
            </w:r>
            <w:r>
              <w:rPr>
                <w:noProof/>
                <w:webHidden/>
              </w:rPr>
              <w:instrText xml:space="preserve"> PAGEREF _Toc157679570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133E714A" w14:textId="02A53E75" w:rsidR="00C170C6" w:rsidRDefault="00C170C6">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7679571" w:history="1">
            <w:r w:rsidRPr="00A7380A">
              <w:rPr>
                <w:rStyle w:val="Hyperlnk"/>
                <w:rFonts w:ascii="Times New Roman" w:hAnsi="Times New Roman"/>
                <w:noProof/>
                <w:lang w:val="en-US"/>
              </w:rPr>
              <w:t>5.4 Time Selection – data splits</w:t>
            </w:r>
            <w:r>
              <w:rPr>
                <w:noProof/>
                <w:webHidden/>
              </w:rPr>
              <w:tab/>
            </w:r>
            <w:r>
              <w:rPr>
                <w:noProof/>
                <w:webHidden/>
              </w:rPr>
              <w:fldChar w:fldCharType="begin"/>
            </w:r>
            <w:r>
              <w:rPr>
                <w:noProof/>
                <w:webHidden/>
              </w:rPr>
              <w:instrText xml:space="preserve"> PAGEREF _Toc157679571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5D8CE3B8" w14:textId="10FC0474" w:rsidR="00C170C6" w:rsidRDefault="00C170C6">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7679572" w:history="1">
            <w:r w:rsidRPr="00A7380A">
              <w:rPr>
                <w:rStyle w:val="Hyperlnk"/>
                <w:rFonts w:ascii="Times New Roman" w:hAnsi="Times New Roman"/>
                <w:noProof/>
                <w:lang w:val="en-US"/>
              </w:rPr>
              <w:t>5.5 Balancing</w:t>
            </w:r>
            <w:r>
              <w:rPr>
                <w:noProof/>
                <w:webHidden/>
              </w:rPr>
              <w:tab/>
            </w:r>
            <w:r>
              <w:rPr>
                <w:noProof/>
                <w:webHidden/>
              </w:rPr>
              <w:fldChar w:fldCharType="begin"/>
            </w:r>
            <w:r>
              <w:rPr>
                <w:noProof/>
                <w:webHidden/>
              </w:rPr>
              <w:instrText xml:space="preserve"> PAGEREF _Toc157679572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010900C2" w14:textId="4E3EAF9E" w:rsidR="00C170C6" w:rsidRDefault="00C170C6">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73" w:history="1">
            <w:r w:rsidRPr="00A7380A">
              <w:rPr>
                <w:rStyle w:val="Hyperlnk"/>
                <w:rFonts w:ascii="Times New Roman" w:hAnsi="Times New Roman"/>
                <w:noProof/>
              </w:rPr>
              <w:t>6.</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Feature Selection</w:t>
            </w:r>
            <w:r>
              <w:rPr>
                <w:noProof/>
                <w:webHidden/>
              </w:rPr>
              <w:tab/>
            </w:r>
            <w:r>
              <w:rPr>
                <w:noProof/>
                <w:webHidden/>
              </w:rPr>
              <w:fldChar w:fldCharType="begin"/>
            </w:r>
            <w:r>
              <w:rPr>
                <w:noProof/>
                <w:webHidden/>
              </w:rPr>
              <w:instrText xml:space="preserve"> PAGEREF _Toc157679573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516ED011" w14:textId="5DB2412B" w:rsidR="00C170C6" w:rsidRDefault="00C170C6">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7679574" w:history="1">
            <w:r w:rsidRPr="00A7380A">
              <w:rPr>
                <w:rStyle w:val="Hyperlnk"/>
                <w:rFonts w:ascii="Times New Roman" w:hAnsi="Times New Roman"/>
                <w:noProof/>
                <w:lang w:val="en-US"/>
              </w:rPr>
              <w:t>Top Features - Histograms</w:t>
            </w:r>
            <w:r>
              <w:rPr>
                <w:noProof/>
                <w:webHidden/>
              </w:rPr>
              <w:tab/>
            </w:r>
            <w:r>
              <w:rPr>
                <w:noProof/>
                <w:webHidden/>
              </w:rPr>
              <w:fldChar w:fldCharType="begin"/>
            </w:r>
            <w:r>
              <w:rPr>
                <w:noProof/>
                <w:webHidden/>
              </w:rPr>
              <w:instrText xml:space="preserve"> PAGEREF _Toc157679574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233101DB" w14:textId="5923D96D" w:rsidR="00C170C6" w:rsidRDefault="00C170C6">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75" w:history="1">
            <w:r w:rsidRPr="00A7380A">
              <w:rPr>
                <w:rStyle w:val="Hyperlnk"/>
                <w:rFonts w:ascii="Times New Roman" w:hAnsi="Times New Roman"/>
                <w:noProof/>
              </w:rPr>
              <w:t>7.</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Model Selection</w:t>
            </w:r>
            <w:r>
              <w:rPr>
                <w:noProof/>
                <w:webHidden/>
              </w:rPr>
              <w:tab/>
            </w:r>
            <w:r>
              <w:rPr>
                <w:noProof/>
                <w:webHidden/>
              </w:rPr>
              <w:fldChar w:fldCharType="begin"/>
            </w:r>
            <w:r>
              <w:rPr>
                <w:noProof/>
                <w:webHidden/>
              </w:rPr>
              <w:instrText xml:space="preserve"> PAGEREF _Toc157679575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2A210028" w14:textId="42C41F31" w:rsidR="00C170C6" w:rsidRDefault="00C170C6">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76" w:history="1">
            <w:r w:rsidRPr="00A7380A">
              <w:rPr>
                <w:rStyle w:val="Hyperlnk"/>
                <w:rFonts w:ascii="Times New Roman" w:hAnsi="Times New Roman"/>
                <w:noProof/>
              </w:rPr>
              <w:t>8.</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Results</w:t>
            </w:r>
            <w:r>
              <w:rPr>
                <w:noProof/>
                <w:webHidden/>
              </w:rPr>
              <w:tab/>
            </w:r>
            <w:r>
              <w:rPr>
                <w:noProof/>
                <w:webHidden/>
              </w:rPr>
              <w:fldChar w:fldCharType="begin"/>
            </w:r>
            <w:r>
              <w:rPr>
                <w:noProof/>
                <w:webHidden/>
              </w:rPr>
              <w:instrText xml:space="preserve"> PAGEREF _Toc157679576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4F0FD0F4" w14:textId="094E508A" w:rsidR="00C170C6" w:rsidRDefault="00C170C6">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77" w:history="1">
            <w:r w:rsidRPr="00A7380A">
              <w:rPr>
                <w:rStyle w:val="Hyperlnk"/>
                <w:noProof/>
              </w:rPr>
              <w:t>8. Selection of model continued – variables</w:t>
            </w:r>
            <w:r>
              <w:rPr>
                <w:noProof/>
                <w:webHidden/>
              </w:rPr>
              <w:tab/>
            </w:r>
            <w:r>
              <w:rPr>
                <w:noProof/>
                <w:webHidden/>
              </w:rPr>
              <w:fldChar w:fldCharType="begin"/>
            </w:r>
            <w:r>
              <w:rPr>
                <w:noProof/>
                <w:webHidden/>
              </w:rPr>
              <w:instrText xml:space="preserve"> PAGEREF _Toc157679577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2CCFF2FD" w14:textId="6EF05D45" w:rsidR="00C170C6" w:rsidRDefault="00C170C6">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78" w:history="1">
            <w:r w:rsidRPr="00A7380A">
              <w:rPr>
                <w:rStyle w:val="Hyperlnk"/>
                <w:rFonts w:ascii="Times New Roman" w:hAnsi="Times New Roman"/>
                <w:noProof/>
              </w:rPr>
              <w:t>9. Calibration</w:t>
            </w:r>
            <w:r>
              <w:rPr>
                <w:noProof/>
                <w:webHidden/>
              </w:rPr>
              <w:tab/>
            </w:r>
            <w:r>
              <w:rPr>
                <w:noProof/>
                <w:webHidden/>
              </w:rPr>
              <w:fldChar w:fldCharType="begin"/>
            </w:r>
            <w:r>
              <w:rPr>
                <w:noProof/>
                <w:webHidden/>
              </w:rPr>
              <w:instrText xml:space="preserve"> PAGEREF _Toc157679578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40A99F4A" w14:textId="1F875B7C" w:rsidR="00C170C6" w:rsidRDefault="00C170C6">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79" w:history="1">
            <w:r w:rsidRPr="00A7380A">
              <w:rPr>
                <w:rStyle w:val="Hyperlnk"/>
                <w:rFonts w:ascii="Times New Roman" w:hAnsi="Times New Roman"/>
                <w:noProof/>
              </w:rPr>
              <w:t>10.</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Risk Grouping</w:t>
            </w:r>
            <w:r>
              <w:rPr>
                <w:noProof/>
                <w:webHidden/>
              </w:rPr>
              <w:tab/>
            </w:r>
            <w:r>
              <w:rPr>
                <w:noProof/>
                <w:webHidden/>
              </w:rPr>
              <w:fldChar w:fldCharType="begin"/>
            </w:r>
            <w:r>
              <w:rPr>
                <w:noProof/>
                <w:webHidden/>
              </w:rPr>
              <w:instrText xml:space="preserve"> PAGEREF _Toc157679579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4650A962" w14:textId="063763E2" w:rsidR="00C170C6" w:rsidRDefault="00C170C6">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80" w:history="1">
            <w:r w:rsidRPr="00A7380A">
              <w:rPr>
                <w:rStyle w:val="Hyperlnk"/>
                <w:rFonts w:ascii="Times New Roman" w:hAnsi="Times New Roman"/>
                <w:noProof/>
              </w:rPr>
              <w:t>Behavior Scorecard</w:t>
            </w:r>
            <w:r>
              <w:rPr>
                <w:noProof/>
                <w:webHidden/>
              </w:rPr>
              <w:tab/>
            </w:r>
            <w:r>
              <w:rPr>
                <w:noProof/>
                <w:webHidden/>
              </w:rPr>
              <w:fldChar w:fldCharType="begin"/>
            </w:r>
            <w:r>
              <w:rPr>
                <w:noProof/>
                <w:webHidden/>
              </w:rPr>
              <w:instrText xml:space="preserve"> PAGEREF _Toc157679580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1F7EE3BA" w14:textId="29708BEF" w:rsidR="00C170C6" w:rsidRDefault="00C170C6">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81" w:history="1">
            <w:r w:rsidRPr="00A7380A">
              <w:rPr>
                <w:rStyle w:val="Hyperlnk"/>
                <w:rFonts w:ascii="Times New Roman" w:hAnsi="Times New Roman"/>
                <w:noProof/>
              </w:rPr>
              <w:t>11.</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Data – BSC</w:t>
            </w:r>
            <w:r>
              <w:rPr>
                <w:noProof/>
                <w:webHidden/>
              </w:rPr>
              <w:tab/>
            </w:r>
            <w:r>
              <w:rPr>
                <w:noProof/>
                <w:webHidden/>
              </w:rPr>
              <w:fldChar w:fldCharType="begin"/>
            </w:r>
            <w:r>
              <w:rPr>
                <w:noProof/>
                <w:webHidden/>
              </w:rPr>
              <w:instrText xml:space="preserve"> PAGEREF _Toc157679581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61F32937" w14:textId="6376EA99" w:rsidR="00C170C6" w:rsidRDefault="00C170C6">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7679582" w:history="1">
            <w:r w:rsidRPr="00A7380A">
              <w:rPr>
                <w:rStyle w:val="Hyperlnk"/>
                <w:rFonts w:ascii="Times New Roman" w:hAnsi="Times New Roman"/>
                <w:noProof/>
                <w:lang w:val="en-US"/>
              </w:rPr>
              <w:t>11.1 Source</w:t>
            </w:r>
            <w:r>
              <w:rPr>
                <w:noProof/>
                <w:webHidden/>
              </w:rPr>
              <w:tab/>
            </w:r>
            <w:r>
              <w:rPr>
                <w:noProof/>
                <w:webHidden/>
              </w:rPr>
              <w:fldChar w:fldCharType="begin"/>
            </w:r>
            <w:r>
              <w:rPr>
                <w:noProof/>
                <w:webHidden/>
              </w:rPr>
              <w:instrText xml:space="preserve"> PAGEREF _Toc157679582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48810A3B" w14:textId="110BD3E2" w:rsidR="00C170C6" w:rsidRDefault="00C170C6">
          <w:pPr>
            <w:pStyle w:val="Innehll2"/>
            <w:tabs>
              <w:tab w:val="left" w:pos="960"/>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7679583" w:history="1">
            <w:r w:rsidRPr="00A7380A">
              <w:rPr>
                <w:rStyle w:val="Hyperlnk"/>
                <w:rFonts w:ascii="Times New Roman" w:hAnsi="Times New Roman"/>
                <w:noProof/>
                <w:lang w:val="en-US"/>
              </w:rPr>
              <w:t>11.2</w:t>
            </w:r>
            <w:r>
              <w:rPr>
                <w:rFonts w:eastAsiaTheme="minorEastAsia" w:cstheme="minorBidi"/>
                <w:i w:val="0"/>
                <w:i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lang w:val="en-US"/>
              </w:rPr>
              <w:t>Target Feature</w:t>
            </w:r>
            <w:r>
              <w:rPr>
                <w:noProof/>
                <w:webHidden/>
              </w:rPr>
              <w:tab/>
            </w:r>
            <w:r>
              <w:rPr>
                <w:noProof/>
                <w:webHidden/>
              </w:rPr>
              <w:fldChar w:fldCharType="begin"/>
            </w:r>
            <w:r>
              <w:rPr>
                <w:noProof/>
                <w:webHidden/>
              </w:rPr>
              <w:instrText xml:space="preserve"> PAGEREF _Toc157679583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19725ED0" w14:textId="38D0520B" w:rsidR="00C170C6" w:rsidRDefault="00C170C6">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7679584" w:history="1">
            <w:r w:rsidRPr="00A7380A">
              <w:rPr>
                <w:rStyle w:val="Hyperlnk"/>
                <w:rFonts w:ascii="Times New Roman" w:hAnsi="Times New Roman"/>
                <w:noProof/>
                <w:lang w:val="en-US"/>
              </w:rPr>
              <w:t>11.3 Feature Importance</w:t>
            </w:r>
            <w:r>
              <w:rPr>
                <w:noProof/>
                <w:webHidden/>
              </w:rPr>
              <w:tab/>
            </w:r>
            <w:r>
              <w:rPr>
                <w:noProof/>
                <w:webHidden/>
              </w:rPr>
              <w:fldChar w:fldCharType="begin"/>
            </w:r>
            <w:r>
              <w:rPr>
                <w:noProof/>
                <w:webHidden/>
              </w:rPr>
              <w:instrText xml:space="preserve"> PAGEREF _Toc157679584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53AC222F" w14:textId="63160195" w:rsidR="00C170C6" w:rsidRDefault="00C170C6">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85" w:history="1">
            <w:r w:rsidRPr="00A7380A">
              <w:rPr>
                <w:rStyle w:val="Hyperlnk"/>
                <w:rFonts w:ascii="Times New Roman" w:hAnsi="Times New Roman"/>
                <w:noProof/>
              </w:rPr>
              <w:t>12.</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Model Selection – BSC</w:t>
            </w:r>
            <w:r>
              <w:rPr>
                <w:noProof/>
                <w:webHidden/>
              </w:rPr>
              <w:tab/>
            </w:r>
            <w:r>
              <w:rPr>
                <w:noProof/>
                <w:webHidden/>
              </w:rPr>
              <w:fldChar w:fldCharType="begin"/>
            </w:r>
            <w:r>
              <w:rPr>
                <w:noProof/>
                <w:webHidden/>
              </w:rPr>
              <w:instrText xml:space="preserve"> PAGEREF _Toc157679585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0DA85000" w14:textId="7D4FE0FC" w:rsidR="00C170C6" w:rsidRDefault="00C170C6">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86" w:history="1">
            <w:r w:rsidRPr="00A7380A">
              <w:rPr>
                <w:rStyle w:val="Hyperlnk"/>
                <w:rFonts w:ascii="Times New Roman" w:hAnsi="Times New Roman"/>
                <w:noProof/>
              </w:rPr>
              <w:t>13.</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Results – BSC</w:t>
            </w:r>
            <w:r>
              <w:rPr>
                <w:noProof/>
                <w:webHidden/>
              </w:rPr>
              <w:tab/>
            </w:r>
            <w:r>
              <w:rPr>
                <w:noProof/>
                <w:webHidden/>
              </w:rPr>
              <w:fldChar w:fldCharType="begin"/>
            </w:r>
            <w:r>
              <w:rPr>
                <w:noProof/>
                <w:webHidden/>
              </w:rPr>
              <w:instrText xml:space="preserve"> PAGEREF _Toc157679586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0D11CB32" w14:textId="0AF7F679" w:rsidR="00C170C6" w:rsidRDefault="00C170C6">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87" w:history="1">
            <w:r w:rsidRPr="00A7380A">
              <w:rPr>
                <w:rStyle w:val="Hyperlnk"/>
                <w:rFonts w:ascii="Times New Roman" w:hAnsi="Times New Roman"/>
                <w:noProof/>
              </w:rPr>
              <w:t>14.</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Calibration – BSC</w:t>
            </w:r>
            <w:r>
              <w:rPr>
                <w:noProof/>
                <w:webHidden/>
              </w:rPr>
              <w:tab/>
            </w:r>
            <w:r>
              <w:rPr>
                <w:noProof/>
                <w:webHidden/>
              </w:rPr>
              <w:fldChar w:fldCharType="begin"/>
            </w:r>
            <w:r>
              <w:rPr>
                <w:noProof/>
                <w:webHidden/>
              </w:rPr>
              <w:instrText xml:space="preserve"> PAGEREF _Toc157679587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7EAD03AB" w14:textId="21E90E3F" w:rsidR="00C170C6" w:rsidRDefault="00C170C6">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88" w:history="1">
            <w:r w:rsidRPr="00A7380A">
              <w:rPr>
                <w:rStyle w:val="Hyperlnk"/>
                <w:rFonts w:ascii="Times New Roman" w:hAnsi="Times New Roman"/>
                <w:noProof/>
              </w:rPr>
              <w:t>15.</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Features - BHC</w:t>
            </w:r>
            <w:r>
              <w:rPr>
                <w:noProof/>
                <w:webHidden/>
              </w:rPr>
              <w:tab/>
            </w:r>
            <w:r>
              <w:rPr>
                <w:noProof/>
                <w:webHidden/>
              </w:rPr>
              <w:fldChar w:fldCharType="begin"/>
            </w:r>
            <w:r>
              <w:rPr>
                <w:noProof/>
                <w:webHidden/>
              </w:rPr>
              <w:instrText xml:space="preserve"> PAGEREF _Toc157679588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4E72B467" w14:textId="256190F5" w:rsidR="00C170C6" w:rsidRDefault="00C170C6">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7679589" w:history="1">
            <w:r w:rsidRPr="00A7380A">
              <w:rPr>
                <w:rStyle w:val="Hyperlnk"/>
                <w:rFonts w:ascii="Times New Roman" w:hAnsi="Times New Roman"/>
                <w:noProof/>
              </w:rPr>
              <w:t>16.</w:t>
            </w:r>
            <w:r>
              <w:rPr>
                <w:rFonts w:eastAsiaTheme="minorEastAsia" w:cstheme="minorBidi"/>
                <w:b w:val="0"/>
                <w:bCs w:val="0"/>
                <w:noProof/>
                <w:kern w:val="2"/>
                <w:sz w:val="24"/>
                <w:szCs w:val="24"/>
                <w:bdr w:val="none" w:sz="0" w:space="0" w:color="auto"/>
                <w:lang w:val="sv-SE" w:eastAsia="sv-SE"/>
                <w14:ligatures w14:val="standardContextual"/>
              </w:rPr>
              <w:tab/>
            </w:r>
            <w:r w:rsidRPr="00A7380A">
              <w:rPr>
                <w:rStyle w:val="Hyperlnk"/>
                <w:rFonts w:ascii="Times New Roman" w:hAnsi="Times New Roman"/>
                <w:noProof/>
              </w:rPr>
              <w:t>Staging &amp; Significant Increase in Credit Risk</w:t>
            </w:r>
            <w:r>
              <w:rPr>
                <w:noProof/>
                <w:webHidden/>
              </w:rPr>
              <w:tab/>
            </w:r>
            <w:r>
              <w:rPr>
                <w:noProof/>
                <w:webHidden/>
              </w:rPr>
              <w:fldChar w:fldCharType="begin"/>
            </w:r>
            <w:r>
              <w:rPr>
                <w:noProof/>
                <w:webHidden/>
              </w:rPr>
              <w:instrText xml:space="preserve"> PAGEREF _Toc157679589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681F2993" w14:textId="217FA1DF" w:rsidR="007151B0" w:rsidRPr="00E702A1" w:rsidRDefault="007151B0">
          <w:pPr>
            <w:rPr>
              <w:lang w:val="en-US"/>
            </w:rPr>
          </w:pPr>
          <w:r w:rsidRPr="00E702A1">
            <w:rPr>
              <w:b/>
              <w:bCs/>
              <w:noProof/>
              <w:lang w:val="en-US"/>
            </w:rPr>
            <w:fldChar w:fldCharType="end"/>
          </w:r>
        </w:p>
      </w:sdtContent>
    </w:sdt>
    <w:p w14:paraId="3995111D" w14:textId="133A97A7" w:rsidR="00C30DC1" w:rsidRPr="00E702A1" w:rsidRDefault="000B72D4" w:rsidP="000B72D4">
      <w:pPr>
        <w:rPr>
          <w:color w:val="173B2B" w:themeColor="accent1" w:themeShade="80"/>
          <w:lang w:val="en-US"/>
        </w:rPr>
      </w:pPr>
      <w:r w:rsidRPr="00E702A1">
        <w:rPr>
          <w:color w:val="173B2B" w:themeColor="accent1" w:themeShade="80"/>
          <w:highlight w:val="lightGray"/>
          <w:lang w:val="en-US"/>
        </w:rPr>
        <w:br w:type="page"/>
      </w:r>
    </w:p>
    <w:p w14:paraId="1E303126" w14:textId="77777777" w:rsidR="007151B0" w:rsidRPr="00E702A1" w:rsidRDefault="007151B0" w:rsidP="000B72D4">
      <w:pPr>
        <w:rPr>
          <w:color w:val="173B2B" w:themeColor="accent1" w:themeShade="80"/>
          <w:lang w:val="en-US"/>
        </w:rPr>
      </w:pPr>
    </w:p>
    <w:p w14:paraId="027C513F" w14:textId="77777777" w:rsidR="007151B0" w:rsidRPr="00E702A1" w:rsidRDefault="007151B0" w:rsidP="000B72D4">
      <w:pPr>
        <w:rPr>
          <w:color w:val="173B2B" w:themeColor="accent1" w:themeShade="80"/>
          <w:lang w:val="en-US"/>
        </w:rPr>
      </w:pPr>
    </w:p>
    <w:p w14:paraId="0AB88BA6" w14:textId="44C63F36" w:rsidR="00C30DC1" w:rsidRPr="00E702A1" w:rsidRDefault="005517A7" w:rsidP="00E13189">
      <w:pPr>
        <w:pStyle w:val="Rubrik1"/>
        <w:numPr>
          <w:ilvl w:val="0"/>
          <w:numId w:val="2"/>
        </w:numPr>
        <w:rPr>
          <w:rFonts w:ascii="Times New Roman" w:hAnsi="Times New Roman" w:cs="Times New Roman"/>
          <w:color w:val="173B2B" w:themeColor="accent1" w:themeShade="80"/>
        </w:rPr>
      </w:pPr>
      <w:bookmarkStart w:id="0" w:name="_Toc157679556"/>
      <w:r w:rsidRPr="00E702A1">
        <w:rPr>
          <w:rFonts w:ascii="Times New Roman" w:hAnsi="Times New Roman" w:cs="Times New Roman"/>
          <w:color w:val="173B2B" w:themeColor="accent1" w:themeShade="80"/>
        </w:rPr>
        <w:t>Definitions &amp; Shortages</w:t>
      </w:r>
      <w:bookmarkEnd w:id="0"/>
    </w:p>
    <w:p w14:paraId="28B910CA" w14:textId="77777777" w:rsidR="00C30DC1" w:rsidRPr="00E702A1" w:rsidRDefault="00C30DC1" w:rsidP="000B72D4">
      <w:pPr>
        <w:rPr>
          <w:color w:val="173B2B" w:themeColor="accent1" w:themeShade="80"/>
          <w:lang w:val="en-US"/>
        </w:rPr>
      </w:pPr>
    </w:p>
    <w:tbl>
      <w:tblPr>
        <w:tblStyle w:val="Rutntstabell4dekorfrg1"/>
        <w:tblW w:w="8777" w:type="dxa"/>
        <w:tblLook w:val="0420" w:firstRow="1" w:lastRow="0" w:firstColumn="0" w:lastColumn="0" w:noHBand="0" w:noVBand="1"/>
      </w:tblPr>
      <w:tblGrid>
        <w:gridCol w:w="3681"/>
        <w:gridCol w:w="5096"/>
      </w:tblGrid>
      <w:tr w:rsidR="00ED6805" w:rsidRPr="00E702A1" w14:paraId="6F1FB44D" w14:textId="77777777" w:rsidTr="002556C6">
        <w:trPr>
          <w:cnfStyle w:val="100000000000" w:firstRow="1" w:lastRow="0" w:firstColumn="0" w:lastColumn="0" w:oddVBand="0" w:evenVBand="0" w:oddHBand="0"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right w:val="single" w:sz="4" w:space="0" w:color="173B2B" w:themeColor="accent1" w:themeShade="80"/>
            </w:tcBorders>
            <w:shd w:val="clear" w:color="auto" w:fill="auto"/>
          </w:tcPr>
          <w:p w14:paraId="7BEEFF19" w14:textId="7BC1EEE9" w:rsidR="006D1411" w:rsidRPr="00E702A1" w:rsidRDefault="00540F26" w:rsidP="00DD7A54">
            <w:pPr>
              <w:textAlignment w:val="baseline"/>
              <w:rPr>
                <w:rFonts w:eastAsia="Times New Roman"/>
                <w:bCs w:val="0"/>
                <w:color w:val="173B2B" w:themeColor="accent1" w:themeShade="80"/>
                <w:bdr w:val="none" w:sz="0" w:space="0" w:color="auto"/>
                <w:lang w:val="en-US"/>
              </w:rPr>
            </w:pPr>
            <w:r w:rsidRPr="00E702A1">
              <w:rPr>
                <w:rFonts w:eastAsia="Times New Roman"/>
                <w:bCs w:val="0"/>
                <w:color w:val="173B2B" w:themeColor="accent1" w:themeShade="80"/>
                <w:bdr w:val="none" w:sz="0" w:space="0" w:color="auto"/>
                <w:lang w:val="en-US"/>
              </w:rPr>
              <w:t>Term</w:t>
            </w:r>
          </w:p>
        </w:tc>
        <w:tc>
          <w:tcPr>
            <w:tcW w:w="5096" w:type="dxa"/>
            <w:tcBorders>
              <w:top w:val="single" w:sz="4" w:space="0" w:color="173B2B" w:themeColor="accent1" w:themeShade="80"/>
              <w:left w:val="single" w:sz="4" w:space="0" w:color="173B2B" w:themeColor="accent1" w:themeShade="80"/>
              <w:right w:val="single" w:sz="4" w:space="0" w:color="173B2B" w:themeColor="accent1" w:themeShade="80"/>
            </w:tcBorders>
            <w:shd w:val="clear" w:color="auto" w:fill="auto"/>
          </w:tcPr>
          <w:p w14:paraId="1ABD66DC" w14:textId="5F47CA5B" w:rsidR="006D1411" w:rsidRPr="00E702A1" w:rsidRDefault="00D0670B" w:rsidP="00DD7A54">
            <w:pPr>
              <w:textAlignment w:val="baseline"/>
              <w:rPr>
                <w:rFonts w:eastAsia="Times New Roman"/>
                <w:bCs w:val="0"/>
                <w:color w:val="173B2B" w:themeColor="accent1" w:themeShade="80"/>
                <w:bdr w:val="none" w:sz="0" w:space="0" w:color="auto"/>
                <w:lang w:val="en-US"/>
              </w:rPr>
            </w:pPr>
            <w:r w:rsidRPr="00E702A1">
              <w:rPr>
                <w:rFonts w:eastAsia="Times New Roman"/>
                <w:bCs w:val="0"/>
                <w:color w:val="173B2B" w:themeColor="accent1" w:themeShade="80"/>
                <w:bdr w:val="none" w:sz="0" w:space="0" w:color="auto"/>
                <w:lang w:val="en-US"/>
              </w:rPr>
              <w:t xml:space="preserve">Description </w:t>
            </w:r>
          </w:p>
        </w:tc>
      </w:tr>
      <w:tr w:rsidR="00ED6805" w:rsidRPr="00E702A1" w14:paraId="032B3528"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2E7857" w:themeColor="accent1"/>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5E9470A" w14:textId="2AED5644" w:rsidR="00E3762F" w:rsidRPr="00E702A1" w:rsidRDefault="00E3762F" w:rsidP="00DD7A54">
            <w:pPr>
              <w:textAlignment w:val="baseline"/>
              <w:rPr>
                <w:rFonts w:eastAsia="Times New Roman"/>
                <w:color w:val="173B2B" w:themeColor="accent1" w:themeShade="80"/>
                <w:sz w:val="20"/>
                <w:szCs w:val="20"/>
                <w:bdr w:val="none" w:sz="0" w:space="0" w:color="auto"/>
                <w:lang w:val="en-US"/>
              </w:rPr>
            </w:pPr>
            <w:r w:rsidRPr="00E702A1">
              <w:rPr>
                <w:b/>
                <w:bCs/>
                <w:color w:val="173B2B" w:themeColor="accent1" w:themeShade="80"/>
                <w:sz w:val="22"/>
                <w:szCs w:val="22"/>
                <w:lang w:val="en-US"/>
              </w:rPr>
              <w:t xml:space="preserve">IFRS 9 </w:t>
            </w:r>
          </w:p>
        </w:tc>
        <w:tc>
          <w:tcPr>
            <w:tcW w:w="5096" w:type="dxa"/>
            <w:tcBorders>
              <w:top w:val="single" w:sz="4" w:space="0" w:color="2E7857" w:themeColor="accent1"/>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01570A1A" w14:textId="21E99616" w:rsidR="00E3762F" w:rsidRPr="00E702A1" w:rsidRDefault="00AE20E4" w:rsidP="00DD7A54">
            <w:pPr>
              <w:textAlignment w:val="baseline"/>
              <w:rPr>
                <w:color w:val="173B2B" w:themeColor="accent1" w:themeShade="80"/>
                <w:sz w:val="22"/>
                <w:szCs w:val="22"/>
                <w:lang w:val="en-US"/>
              </w:rPr>
            </w:pPr>
            <w:r w:rsidRPr="00E702A1">
              <w:rPr>
                <w:color w:val="173B2B" w:themeColor="accent1" w:themeShade="80"/>
                <w:sz w:val="22"/>
                <w:szCs w:val="22"/>
                <w:lang w:val="en-US"/>
              </w:rPr>
              <w:t>Regulations containing principles for the classification and valuation of financial assets and liabilities, as well as provisions and write-downs of credit losses.</w:t>
            </w:r>
          </w:p>
        </w:tc>
      </w:tr>
      <w:tr w:rsidR="00ED6805" w:rsidRPr="00E702A1" w14:paraId="5056C7BE"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BA2EB5E" w14:textId="32F45D63" w:rsidR="00E3762F" w:rsidRPr="00E702A1" w:rsidRDefault="00E3762F" w:rsidP="00DD7A54">
            <w:pPr>
              <w:textAlignment w:val="baseline"/>
              <w:rPr>
                <w:color w:val="173B2B" w:themeColor="accent1" w:themeShade="80"/>
                <w:sz w:val="22"/>
                <w:szCs w:val="22"/>
                <w:lang w:val="en-US"/>
              </w:rPr>
            </w:pPr>
            <w:r w:rsidRPr="00E702A1">
              <w:rPr>
                <w:color w:val="173B2B" w:themeColor="accent1" w:themeShade="80"/>
                <w:sz w:val="22"/>
                <w:szCs w:val="22"/>
                <w:lang w:val="en-US"/>
              </w:rPr>
              <w:t>ECL – Expected credit loss</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42C3E17" w14:textId="5F84910D" w:rsidR="00E3762F" w:rsidRPr="00E702A1" w:rsidRDefault="00F05C35" w:rsidP="00DD7A54">
            <w:pPr>
              <w:textAlignment w:val="baseline"/>
              <w:rPr>
                <w:color w:val="173B2B" w:themeColor="accent1" w:themeShade="80"/>
                <w:sz w:val="22"/>
                <w:szCs w:val="22"/>
                <w:lang w:val="en-US"/>
              </w:rPr>
            </w:pPr>
            <w:r w:rsidRPr="00E702A1">
              <w:rPr>
                <w:color w:val="173B2B" w:themeColor="accent1" w:themeShade="80"/>
                <w:sz w:val="22"/>
                <w:szCs w:val="22"/>
                <w:lang w:val="en-US"/>
              </w:rPr>
              <w:t>Expected credit loss (ECL) is an estimate of potential losses on loans and financial assets due to borrower defaults or payment shortfalls, used for accounting and risk assessment.</w:t>
            </w:r>
          </w:p>
        </w:tc>
      </w:tr>
      <w:tr w:rsidR="00ED6805" w:rsidRPr="00E702A1" w14:paraId="4738223A"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C399BE1" w14:textId="7C929184" w:rsidR="00E3762F" w:rsidRPr="00E702A1" w:rsidRDefault="00713C0F" w:rsidP="00DD7A54">
            <w:pPr>
              <w:textAlignment w:val="baseline"/>
              <w:rPr>
                <w:color w:val="173B2B" w:themeColor="accent1" w:themeShade="80"/>
                <w:sz w:val="22"/>
                <w:szCs w:val="22"/>
                <w:lang w:val="en-US"/>
              </w:rPr>
            </w:pPr>
            <w:proofErr w:type="spellStart"/>
            <w:r w:rsidRPr="00E702A1">
              <w:rPr>
                <w:color w:val="173B2B" w:themeColor="accent1" w:themeShade="80"/>
                <w:sz w:val="22"/>
                <w:szCs w:val="22"/>
                <w:lang w:val="en-US"/>
              </w:rPr>
              <w:t>EAD</w:t>
            </w:r>
            <w:proofErr w:type="spellEnd"/>
            <w:r w:rsidRPr="00E702A1">
              <w:rPr>
                <w:color w:val="173B2B" w:themeColor="accent1" w:themeShade="80"/>
                <w:sz w:val="22"/>
                <w:szCs w:val="22"/>
                <w:lang w:val="en-US"/>
              </w:rPr>
              <w:t xml:space="preserve"> - Exposure at default</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391DCC6C" w14:textId="5A5D912B" w:rsidR="00E3762F" w:rsidRPr="00E702A1" w:rsidRDefault="00496506" w:rsidP="00DD7A54">
            <w:pPr>
              <w:textAlignment w:val="baseline"/>
              <w:rPr>
                <w:color w:val="173B2B" w:themeColor="accent1" w:themeShade="80"/>
                <w:sz w:val="22"/>
                <w:szCs w:val="22"/>
                <w:lang w:val="en-US"/>
              </w:rPr>
            </w:pPr>
            <w:r w:rsidRPr="00E702A1">
              <w:rPr>
                <w:color w:val="173B2B" w:themeColor="accent1" w:themeShade="80"/>
                <w:sz w:val="22"/>
                <w:szCs w:val="22"/>
                <w:lang w:val="en-US"/>
              </w:rPr>
              <w:t>Exposure at Default (</w:t>
            </w:r>
            <w:proofErr w:type="spellStart"/>
            <w:r w:rsidRPr="00E702A1">
              <w:rPr>
                <w:color w:val="173B2B" w:themeColor="accent1" w:themeShade="80"/>
                <w:sz w:val="22"/>
                <w:szCs w:val="22"/>
                <w:lang w:val="en-US"/>
              </w:rPr>
              <w:t>EAD</w:t>
            </w:r>
            <w:proofErr w:type="spellEnd"/>
            <w:r w:rsidRPr="00E702A1">
              <w:rPr>
                <w:color w:val="173B2B" w:themeColor="accent1" w:themeShade="80"/>
                <w:sz w:val="22"/>
                <w:szCs w:val="22"/>
                <w:lang w:val="en-US"/>
              </w:rPr>
              <w:t xml:space="preserve">) is the amount of exposure or financial risk associated with a borrower or counterparty </w:t>
            </w:r>
            <w:proofErr w:type="gramStart"/>
            <w:r w:rsidRPr="00E702A1">
              <w:rPr>
                <w:color w:val="173B2B" w:themeColor="accent1" w:themeShade="80"/>
                <w:sz w:val="22"/>
                <w:szCs w:val="22"/>
                <w:lang w:val="en-US"/>
              </w:rPr>
              <w:t>at the moment</w:t>
            </w:r>
            <w:proofErr w:type="gramEnd"/>
            <w:r w:rsidRPr="00E702A1">
              <w:rPr>
                <w:color w:val="173B2B" w:themeColor="accent1" w:themeShade="80"/>
                <w:sz w:val="22"/>
                <w:szCs w:val="22"/>
                <w:lang w:val="en-US"/>
              </w:rPr>
              <w:t xml:space="preserve"> of default.</w:t>
            </w:r>
          </w:p>
        </w:tc>
      </w:tr>
      <w:tr w:rsidR="00ED6805" w:rsidRPr="00E702A1" w14:paraId="0C91E545"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4F85E07D" w14:textId="7F3EAEBE" w:rsidR="00E3762F" w:rsidRPr="00E702A1" w:rsidRDefault="000040F6" w:rsidP="00DD7A54">
            <w:pPr>
              <w:textAlignment w:val="baseline"/>
              <w:rPr>
                <w:rFonts w:eastAsia="Times New Roman"/>
                <w:color w:val="173B2B" w:themeColor="accent1" w:themeShade="80"/>
                <w:sz w:val="20"/>
                <w:szCs w:val="20"/>
                <w:bdr w:val="none" w:sz="0" w:space="0" w:color="auto"/>
                <w:lang w:val="en-US"/>
              </w:rPr>
            </w:pPr>
            <w:r w:rsidRPr="00E702A1">
              <w:rPr>
                <w:rFonts w:eastAsia="Times New Roman"/>
                <w:color w:val="173B2B" w:themeColor="accent1" w:themeShade="80"/>
                <w:sz w:val="20"/>
                <w:szCs w:val="20"/>
                <w:bdr w:val="none" w:sz="0" w:space="0" w:color="auto"/>
                <w:lang w:val="en-US"/>
              </w:rPr>
              <w:t xml:space="preserve">PV </w:t>
            </w:r>
            <w:r w:rsidR="00D35D5B" w:rsidRPr="00E702A1">
              <w:rPr>
                <w:rFonts w:eastAsia="Times New Roman"/>
                <w:color w:val="173B2B" w:themeColor="accent1" w:themeShade="80"/>
                <w:sz w:val="20"/>
                <w:szCs w:val="20"/>
                <w:bdr w:val="none" w:sz="0" w:space="0" w:color="auto"/>
                <w:lang w:val="en-US"/>
              </w:rPr>
              <w:t>– Present Value</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5E01F7F2" w14:textId="15635062" w:rsidR="00E3762F" w:rsidRPr="00E702A1" w:rsidRDefault="00D35D5B" w:rsidP="00DD7A54">
            <w:pPr>
              <w:textAlignment w:val="baseline"/>
              <w:rPr>
                <w:color w:val="173B2B" w:themeColor="accent1" w:themeShade="80"/>
                <w:sz w:val="22"/>
                <w:szCs w:val="22"/>
                <w:lang w:val="en-US"/>
              </w:rPr>
            </w:pPr>
            <w:r w:rsidRPr="00E702A1">
              <w:rPr>
                <w:color w:val="173B2B" w:themeColor="accent1" w:themeShade="80"/>
                <w:sz w:val="22"/>
                <w:szCs w:val="22"/>
                <w:lang w:val="en-US"/>
              </w:rPr>
              <w:t>Present value monthly is the calculation of the current value of future cash flows, factoring in monthly interest rates. It helps determine the worth of future money in today's terms.</w:t>
            </w:r>
          </w:p>
        </w:tc>
      </w:tr>
      <w:tr w:rsidR="00ED6805" w:rsidRPr="00E702A1" w14:paraId="3547C3D9"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A08A81D" w14:textId="02821451" w:rsidR="00E3762F" w:rsidRPr="00E702A1" w:rsidRDefault="00787561" w:rsidP="00DD7A54">
            <w:pPr>
              <w:textAlignment w:val="baseline"/>
              <w:rPr>
                <w:rFonts w:eastAsia="Times New Roman"/>
                <w:color w:val="173B2B" w:themeColor="accent1" w:themeShade="80"/>
                <w:sz w:val="20"/>
                <w:szCs w:val="20"/>
                <w:bdr w:val="none" w:sz="0" w:space="0" w:color="auto"/>
                <w:lang w:val="en-US"/>
              </w:rPr>
            </w:pPr>
            <w:r w:rsidRPr="00E702A1">
              <w:rPr>
                <w:rFonts w:eastAsia="Times New Roman"/>
                <w:color w:val="173B2B" w:themeColor="accent1" w:themeShade="80"/>
                <w:sz w:val="20"/>
                <w:szCs w:val="20"/>
                <w:bdr w:val="none" w:sz="0" w:space="0" w:color="auto"/>
                <w:lang w:val="en-US"/>
              </w:rPr>
              <w:t>CR – Cure Rate</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92616DC" w14:textId="233C3E9C" w:rsidR="00E3762F" w:rsidRPr="00E702A1" w:rsidRDefault="000A25F6" w:rsidP="00DD7A54">
            <w:pPr>
              <w:textAlignment w:val="baseline"/>
              <w:rPr>
                <w:color w:val="173B2B" w:themeColor="accent1" w:themeShade="80"/>
                <w:sz w:val="22"/>
                <w:szCs w:val="22"/>
                <w:lang w:val="en-US"/>
              </w:rPr>
            </w:pPr>
            <w:r w:rsidRPr="00E702A1">
              <w:rPr>
                <w:color w:val="173B2B" w:themeColor="accent1" w:themeShade="80"/>
                <w:sz w:val="22"/>
                <w:szCs w:val="22"/>
                <w:lang w:val="en-US"/>
              </w:rPr>
              <w:t>The "cure rate" refers to the percentage of defaulted loans or assets that return to a performing or non-default status, resulting in successful recoveries. It essentially measures the effectiveness of the efforts to bring defaulted loans or assets back to a healthy and performing state.</w:t>
            </w:r>
          </w:p>
        </w:tc>
      </w:tr>
      <w:tr w:rsidR="00ED6805" w:rsidRPr="00E702A1" w14:paraId="042FD50D"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37EC4C8B" w14:textId="13018622" w:rsidR="00E3762F" w:rsidRPr="00E702A1" w:rsidRDefault="00405BB7" w:rsidP="00DD7A54">
            <w:pPr>
              <w:textAlignment w:val="baseline"/>
              <w:rPr>
                <w:rFonts w:eastAsia="Times New Roman"/>
                <w:color w:val="173B2B" w:themeColor="accent1" w:themeShade="80"/>
                <w:sz w:val="20"/>
                <w:szCs w:val="20"/>
                <w:bdr w:val="none" w:sz="0" w:space="0" w:color="auto"/>
                <w:lang w:val="en-US"/>
              </w:rPr>
            </w:pPr>
            <w:proofErr w:type="spellStart"/>
            <w:r w:rsidRPr="00E702A1">
              <w:rPr>
                <w:rFonts w:eastAsia="Times New Roman"/>
                <w:color w:val="173B2B" w:themeColor="accent1" w:themeShade="80"/>
                <w:sz w:val="20"/>
                <w:szCs w:val="20"/>
                <w:bdr w:val="none" w:sz="0" w:space="0" w:color="auto"/>
                <w:lang w:val="en-US"/>
              </w:rPr>
              <w:t>LGD</w:t>
            </w:r>
            <w:proofErr w:type="spellEnd"/>
            <w:r w:rsidRPr="00E702A1">
              <w:rPr>
                <w:rFonts w:eastAsia="Times New Roman"/>
                <w:color w:val="173B2B" w:themeColor="accent1" w:themeShade="80"/>
                <w:sz w:val="20"/>
                <w:szCs w:val="20"/>
                <w:bdr w:val="none" w:sz="0" w:space="0" w:color="auto"/>
                <w:lang w:val="en-US"/>
              </w:rPr>
              <w:t xml:space="preserve"> </w:t>
            </w:r>
            <w:r w:rsidR="00726011" w:rsidRPr="00E702A1">
              <w:rPr>
                <w:rFonts w:eastAsia="Times New Roman"/>
                <w:color w:val="173B2B" w:themeColor="accent1" w:themeShade="80"/>
                <w:sz w:val="20"/>
                <w:szCs w:val="20"/>
                <w:bdr w:val="none" w:sz="0" w:space="0" w:color="auto"/>
                <w:lang w:val="en-US"/>
              </w:rPr>
              <w:t>- Loss Given Default</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7F4138E0" w14:textId="7305C018" w:rsidR="00E3762F" w:rsidRPr="00E702A1" w:rsidRDefault="007F711B" w:rsidP="00DD7A54">
            <w:pPr>
              <w:textAlignment w:val="baseline"/>
              <w:rPr>
                <w:color w:val="173B2B" w:themeColor="accent1" w:themeShade="80"/>
                <w:sz w:val="22"/>
                <w:szCs w:val="22"/>
                <w:lang w:val="en-US"/>
              </w:rPr>
            </w:pPr>
            <w:r w:rsidRPr="00E702A1">
              <w:rPr>
                <w:color w:val="173B2B" w:themeColor="accent1" w:themeShade="80"/>
                <w:sz w:val="22"/>
                <w:szCs w:val="22"/>
                <w:lang w:val="en-US"/>
              </w:rPr>
              <w:t>Loss Given Default (</w:t>
            </w:r>
            <w:proofErr w:type="spellStart"/>
            <w:r w:rsidRPr="00E702A1">
              <w:rPr>
                <w:color w:val="173B2B" w:themeColor="accent1" w:themeShade="80"/>
                <w:sz w:val="22"/>
                <w:szCs w:val="22"/>
                <w:lang w:val="en-US"/>
              </w:rPr>
              <w:t>LGD</w:t>
            </w:r>
            <w:proofErr w:type="spellEnd"/>
            <w:r w:rsidRPr="00E702A1">
              <w:rPr>
                <w:color w:val="173B2B" w:themeColor="accent1" w:themeShade="80"/>
                <w:sz w:val="22"/>
                <w:szCs w:val="22"/>
                <w:lang w:val="en-US"/>
              </w:rPr>
              <w:t>) quantifies the expected financial loss in the event of a borrower's default on a loan, expressed as a percentage of the outstanding debt that cannot be recovered.</w:t>
            </w:r>
          </w:p>
        </w:tc>
      </w:tr>
    </w:tbl>
    <w:p w14:paraId="513CD5F7" w14:textId="77777777" w:rsidR="00C30DC1" w:rsidRPr="00E702A1" w:rsidRDefault="00C30DC1" w:rsidP="000B72D4">
      <w:pPr>
        <w:rPr>
          <w:color w:val="173B2B" w:themeColor="accent1" w:themeShade="80"/>
          <w:lang w:val="en-US"/>
        </w:rPr>
      </w:pPr>
    </w:p>
    <w:p w14:paraId="3CB2C267" w14:textId="4A7B6AB3" w:rsidR="000B72D4" w:rsidRPr="00E702A1" w:rsidRDefault="000B72D4">
      <w:pPr>
        <w:rPr>
          <w:color w:val="173B2B" w:themeColor="accent1" w:themeShade="80"/>
          <w:lang w:val="en-US"/>
        </w:rPr>
      </w:pPr>
      <w:r w:rsidRPr="00E702A1">
        <w:rPr>
          <w:color w:val="173B2B" w:themeColor="accent1" w:themeShade="80"/>
          <w:lang w:val="en-US"/>
        </w:rPr>
        <w:br w:type="page"/>
      </w:r>
    </w:p>
    <w:p w14:paraId="40FA93A2" w14:textId="2C294D32" w:rsidR="00475322" w:rsidRPr="00E702A1" w:rsidRDefault="00475322" w:rsidP="00E13189">
      <w:pPr>
        <w:pStyle w:val="Rubrik1"/>
        <w:numPr>
          <w:ilvl w:val="0"/>
          <w:numId w:val="2"/>
        </w:numPr>
        <w:rPr>
          <w:rFonts w:ascii="Times New Roman" w:hAnsi="Times New Roman" w:cs="Times New Roman"/>
        </w:rPr>
      </w:pPr>
      <w:bookmarkStart w:id="1" w:name="_Toc157679557"/>
      <w:r w:rsidRPr="00E702A1">
        <w:rPr>
          <w:rFonts w:ascii="Times New Roman" w:hAnsi="Times New Roman" w:cs="Times New Roman"/>
          <w:color w:val="173B2B" w:themeColor="accent1" w:themeShade="80"/>
        </w:rPr>
        <w:lastRenderedPageBreak/>
        <w:t>Introduction and Background</w:t>
      </w:r>
      <w:bookmarkEnd w:id="1"/>
    </w:p>
    <w:p w14:paraId="67FE9267" w14:textId="34E02CE6" w:rsidR="00475322" w:rsidRPr="00E702A1" w:rsidRDefault="00475322" w:rsidP="003E5763">
      <w:pPr>
        <w:pStyle w:val="Brdtext"/>
        <w:rPr>
          <w:rFonts w:ascii="Times New Roman" w:hAnsi="Times New Roman" w:cs="Times New Roman"/>
          <w:lang w:val="en-US"/>
        </w:rPr>
      </w:pPr>
    </w:p>
    <w:p w14:paraId="0AE31735" w14:textId="6E876E84" w:rsidR="00475322" w:rsidRPr="00E702A1" w:rsidRDefault="000978CF" w:rsidP="002B23E6">
      <w:pPr>
        <w:rPr>
          <w:lang w:val="en-US"/>
        </w:rPr>
      </w:pPr>
      <w:r w:rsidRPr="00E702A1">
        <w:rPr>
          <w:lang w:val="en-US"/>
        </w:rPr>
        <w:t xml:space="preserve">The previous scorecards at </w:t>
      </w:r>
      <w:proofErr w:type="spellStart"/>
      <w:r w:rsidRPr="00E702A1">
        <w:rPr>
          <w:lang w:val="en-US"/>
        </w:rPr>
        <w:t>Nstart</w:t>
      </w:r>
      <w:proofErr w:type="spellEnd"/>
      <w:r w:rsidRPr="00E702A1">
        <w:rPr>
          <w:lang w:val="en-US"/>
        </w:rPr>
        <w:t xml:space="preserve"> </w:t>
      </w:r>
      <w:r w:rsidR="003A62BD" w:rsidRPr="00E702A1">
        <w:rPr>
          <w:lang w:val="en-US"/>
        </w:rPr>
        <w:t>were</w:t>
      </w:r>
      <w:r w:rsidRPr="00E702A1">
        <w:rPr>
          <w:lang w:val="en-US"/>
        </w:rPr>
        <w:t xml:space="preserve"> developed for IFRS9 legislation reservation and not optimized for the purpose of qualitative credit scoring. Due to significant increase in credit losses relative to early years of the company decision has been taken to develop new scorecards developed after more recent data.</w:t>
      </w:r>
    </w:p>
    <w:p w14:paraId="0C0E079C" w14:textId="60E0A246" w:rsidR="000978CF" w:rsidRPr="00E702A1" w:rsidRDefault="000978CF" w:rsidP="002B23E6">
      <w:pPr>
        <w:rPr>
          <w:lang w:val="en-US"/>
        </w:rPr>
      </w:pPr>
      <w:r w:rsidRPr="00E702A1">
        <w:rPr>
          <w:lang w:val="en-US"/>
        </w:rPr>
        <w:t xml:space="preserve">In this development different combinations of sampling, scaling, feature, hyperparameter tunning and algorithms has been tested.  </w:t>
      </w:r>
      <w:r w:rsidR="00EE7567" w:rsidRPr="00E702A1">
        <w:rPr>
          <w:lang w:val="en-US"/>
        </w:rPr>
        <w:t xml:space="preserve">The </w:t>
      </w:r>
      <w:r w:rsidR="003A62BD" w:rsidRPr="00E702A1">
        <w:rPr>
          <w:lang w:val="en-US"/>
        </w:rPr>
        <w:t>results</w:t>
      </w:r>
      <w:r w:rsidR="00EE7567" w:rsidRPr="00E702A1">
        <w:rPr>
          <w:lang w:val="en-US"/>
        </w:rPr>
        <w:t xml:space="preserve"> show significant improvements in both the admission &amp; behaviors score cards. </w:t>
      </w:r>
    </w:p>
    <w:p w14:paraId="26101C64" w14:textId="4392B56B" w:rsidR="003B3D7E" w:rsidRPr="00E702A1" w:rsidRDefault="00A77BAE" w:rsidP="002B23E6">
      <w:pPr>
        <w:rPr>
          <w:lang w:val="en-US"/>
        </w:rPr>
      </w:pPr>
      <w:r w:rsidRPr="00E702A1">
        <w:rPr>
          <w:noProof/>
          <w:lang w:val="en-US"/>
        </w:rPr>
        <w:drawing>
          <wp:anchor distT="0" distB="0" distL="114300" distR="114300" simplePos="0" relativeHeight="251670528" behindDoc="0" locked="0" layoutInCell="1" allowOverlap="1" wp14:anchorId="5880B0C5" wp14:editId="5C0B0375">
            <wp:simplePos x="0" y="0"/>
            <wp:positionH relativeFrom="margin">
              <wp:posOffset>2703195</wp:posOffset>
            </wp:positionH>
            <wp:positionV relativeFrom="margin">
              <wp:posOffset>1920240</wp:posOffset>
            </wp:positionV>
            <wp:extent cx="2821354" cy="1689345"/>
            <wp:effectExtent l="0" t="0" r="0" b="0"/>
            <wp:wrapSquare wrapText="bothSides"/>
            <wp:docPr id="2006369449"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6944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1354" cy="1689345"/>
                    </a:xfrm>
                    <a:prstGeom prst="rect">
                      <a:avLst/>
                    </a:prstGeom>
                  </pic:spPr>
                </pic:pic>
              </a:graphicData>
            </a:graphic>
          </wp:anchor>
        </w:drawing>
      </w:r>
      <w:r w:rsidRPr="00E702A1">
        <w:rPr>
          <w:noProof/>
          <w:lang w:val="en-US"/>
        </w:rPr>
        <w:drawing>
          <wp:anchor distT="0" distB="0" distL="114300" distR="114300" simplePos="0" relativeHeight="251674624" behindDoc="0" locked="0" layoutInCell="1" allowOverlap="1" wp14:anchorId="72F3E1F9" wp14:editId="0E81A3BB">
            <wp:simplePos x="0" y="0"/>
            <wp:positionH relativeFrom="margin">
              <wp:posOffset>208915</wp:posOffset>
            </wp:positionH>
            <wp:positionV relativeFrom="margin">
              <wp:posOffset>1912620</wp:posOffset>
            </wp:positionV>
            <wp:extent cx="2540000" cy="1696085"/>
            <wp:effectExtent l="0" t="0" r="0" b="5715"/>
            <wp:wrapSquare wrapText="bothSides"/>
            <wp:docPr id="7" name="Bildobjekt 6">
              <a:extLst xmlns:a="http://schemas.openxmlformats.org/drawingml/2006/main">
                <a:ext uri="{FF2B5EF4-FFF2-40B4-BE49-F238E27FC236}">
                  <a16:creationId xmlns:a16="http://schemas.microsoft.com/office/drawing/2014/main" id="{DA3E7E7A-3ADB-E1DF-6F09-407AA125E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6">
                      <a:extLst>
                        <a:ext uri="{FF2B5EF4-FFF2-40B4-BE49-F238E27FC236}">
                          <a16:creationId xmlns:a16="http://schemas.microsoft.com/office/drawing/2014/main" id="{DA3E7E7A-3ADB-E1DF-6F09-407AA125ED4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0000" cy="1696085"/>
                    </a:xfrm>
                    <a:prstGeom prst="rect">
                      <a:avLst/>
                    </a:prstGeom>
                  </pic:spPr>
                </pic:pic>
              </a:graphicData>
            </a:graphic>
            <wp14:sizeRelH relativeFrom="margin">
              <wp14:pctWidth>0</wp14:pctWidth>
            </wp14:sizeRelH>
            <wp14:sizeRelV relativeFrom="margin">
              <wp14:pctHeight>0</wp14:pctHeight>
            </wp14:sizeRelV>
          </wp:anchor>
        </w:drawing>
      </w:r>
    </w:p>
    <w:p w14:paraId="3DE7A417" w14:textId="4CAA7D38" w:rsidR="003B3D7E" w:rsidRPr="00E702A1" w:rsidRDefault="003B3D7E" w:rsidP="002B23E6">
      <w:pPr>
        <w:rPr>
          <w:lang w:val="en-US"/>
        </w:rPr>
      </w:pPr>
    </w:p>
    <w:p w14:paraId="187058FA" w14:textId="77777777" w:rsidR="00A77BAE" w:rsidRPr="00E702A1" w:rsidRDefault="00A77BAE" w:rsidP="002B23E6">
      <w:pPr>
        <w:rPr>
          <w:i/>
          <w:iCs/>
          <w:lang w:val="en-US"/>
        </w:rPr>
      </w:pPr>
    </w:p>
    <w:p w14:paraId="05360C28" w14:textId="76398A02" w:rsidR="00466140" w:rsidRPr="00E702A1" w:rsidRDefault="00466140" w:rsidP="00A77BAE">
      <w:pPr>
        <w:jc w:val="center"/>
        <w:rPr>
          <w:i/>
          <w:iCs/>
          <w:lang w:val="en-US"/>
        </w:rPr>
      </w:pPr>
      <w:r w:rsidRPr="00E702A1">
        <w:rPr>
          <w:i/>
          <w:iCs/>
          <w:lang w:val="en-US"/>
        </w:rPr>
        <w:t xml:space="preserve">Plot showing show </w:t>
      </w:r>
      <w:proofErr w:type="gramStart"/>
      <w:r w:rsidRPr="00E702A1">
        <w:rPr>
          <w:i/>
          <w:iCs/>
          <w:lang w:val="en-US"/>
        </w:rPr>
        <w:t>12 month</w:t>
      </w:r>
      <w:proofErr w:type="gramEnd"/>
      <w:r w:rsidRPr="00E702A1">
        <w:rPr>
          <w:i/>
          <w:iCs/>
          <w:lang w:val="en-US"/>
        </w:rPr>
        <w:t xml:space="preserve"> losses has increased over time</w:t>
      </w:r>
    </w:p>
    <w:p w14:paraId="661F22E1" w14:textId="37B7C751" w:rsidR="003B3D7E" w:rsidRPr="00E702A1" w:rsidRDefault="003B3D7E" w:rsidP="00466140">
      <w:pPr>
        <w:rPr>
          <w:lang w:val="en-US"/>
        </w:rPr>
      </w:pPr>
    </w:p>
    <w:p w14:paraId="0BCA4E97" w14:textId="77777777" w:rsidR="00466140" w:rsidRPr="00E702A1" w:rsidRDefault="00466140" w:rsidP="00466140">
      <w:pPr>
        <w:rPr>
          <w:lang w:val="en-US"/>
        </w:rPr>
      </w:pPr>
    </w:p>
    <w:p w14:paraId="7032FB00" w14:textId="77777777" w:rsidR="003B3D7E" w:rsidRPr="00E702A1" w:rsidRDefault="003B3D7E" w:rsidP="003B3D7E">
      <w:pPr>
        <w:rPr>
          <w:lang w:val="en-US"/>
        </w:rPr>
      </w:pPr>
    </w:p>
    <w:p w14:paraId="5A944D1F" w14:textId="77777777" w:rsidR="003B3D7E" w:rsidRPr="00E702A1" w:rsidRDefault="003B3D7E" w:rsidP="003B3D7E">
      <w:pPr>
        <w:rPr>
          <w:lang w:val="en-US"/>
        </w:rPr>
      </w:pPr>
    </w:p>
    <w:p w14:paraId="09B1E659" w14:textId="77777777" w:rsidR="00466140" w:rsidRPr="00E702A1" w:rsidRDefault="00466140" w:rsidP="003B3D7E">
      <w:pPr>
        <w:rPr>
          <w:lang w:val="en-US"/>
        </w:rPr>
      </w:pPr>
    </w:p>
    <w:p w14:paraId="5C33CBBC" w14:textId="77777777" w:rsidR="00466140" w:rsidRPr="00E702A1" w:rsidRDefault="00466140" w:rsidP="003B3D7E">
      <w:pPr>
        <w:rPr>
          <w:lang w:val="en-US"/>
        </w:rPr>
      </w:pPr>
    </w:p>
    <w:p w14:paraId="291E4217" w14:textId="77777777" w:rsidR="00466140" w:rsidRPr="00E702A1" w:rsidRDefault="00466140" w:rsidP="003B3D7E">
      <w:pPr>
        <w:rPr>
          <w:lang w:val="en-US"/>
        </w:rPr>
      </w:pPr>
    </w:p>
    <w:p w14:paraId="38B83E5B" w14:textId="77777777" w:rsidR="00466140" w:rsidRPr="00E702A1" w:rsidRDefault="00466140" w:rsidP="003B3D7E">
      <w:pPr>
        <w:rPr>
          <w:lang w:val="en-US"/>
        </w:rPr>
      </w:pPr>
    </w:p>
    <w:p w14:paraId="2F4C69C4" w14:textId="77777777" w:rsidR="00466140" w:rsidRPr="00E702A1" w:rsidRDefault="00466140" w:rsidP="003B3D7E">
      <w:pPr>
        <w:rPr>
          <w:lang w:val="en-US"/>
        </w:rPr>
      </w:pPr>
    </w:p>
    <w:p w14:paraId="215E9DAC" w14:textId="77777777" w:rsidR="00466140" w:rsidRPr="00E702A1" w:rsidRDefault="00466140" w:rsidP="003B3D7E">
      <w:pPr>
        <w:rPr>
          <w:lang w:val="en-US"/>
        </w:rPr>
      </w:pPr>
    </w:p>
    <w:p w14:paraId="5E42A9D0" w14:textId="77777777" w:rsidR="00466140" w:rsidRPr="00E702A1" w:rsidRDefault="00466140" w:rsidP="003B3D7E">
      <w:pPr>
        <w:rPr>
          <w:lang w:val="en-US"/>
        </w:rPr>
      </w:pPr>
    </w:p>
    <w:p w14:paraId="56971930" w14:textId="77777777" w:rsidR="00466140" w:rsidRPr="00E702A1" w:rsidRDefault="00466140" w:rsidP="003B3D7E">
      <w:pPr>
        <w:rPr>
          <w:lang w:val="en-US"/>
        </w:rPr>
      </w:pPr>
    </w:p>
    <w:p w14:paraId="28BB1B01" w14:textId="77777777" w:rsidR="00A77BAE" w:rsidRPr="00E702A1" w:rsidRDefault="00A77BAE" w:rsidP="003B3D7E">
      <w:pPr>
        <w:rPr>
          <w:lang w:val="en-US"/>
        </w:rPr>
      </w:pPr>
    </w:p>
    <w:p w14:paraId="5805617A" w14:textId="77777777" w:rsidR="00A77BAE" w:rsidRPr="00E702A1" w:rsidRDefault="00A77BAE" w:rsidP="003B3D7E">
      <w:pPr>
        <w:rPr>
          <w:lang w:val="en-US"/>
        </w:rPr>
      </w:pPr>
    </w:p>
    <w:p w14:paraId="088F41AC" w14:textId="77777777" w:rsidR="00A77BAE" w:rsidRPr="00E702A1" w:rsidRDefault="00A77BAE" w:rsidP="003B3D7E">
      <w:pPr>
        <w:rPr>
          <w:lang w:val="en-US"/>
        </w:rPr>
      </w:pPr>
    </w:p>
    <w:p w14:paraId="28848DF2" w14:textId="77777777" w:rsidR="00A77BAE" w:rsidRPr="00E702A1" w:rsidRDefault="00A77BAE" w:rsidP="003B3D7E">
      <w:pPr>
        <w:rPr>
          <w:lang w:val="en-US"/>
        </w:rPr>
      </w:pPr>
    </w:p>
    <w:p w14:paraId="23FF8CDC" w14:textId="77777777" w:rsidR="00A77BAE" w:rsidRPr="00E702A1" w:rsidRDefault="00A77BAE" w:rsidP="003B3D7E">
      <w:pPr>
        <w:rPr>
          <w:lang w:val="en-US"/>
        </w:rPr>
      </w:pPr>
    </w:p>
    <w:p w14:paraId="250D68FE" w14:textId="77777777" w:rsidR="00A77BAE" w:rsidRPr="00E702A1" w:rsidRDefault="00A77BAE" w:rsidP="003B3D7E">
      <w:pPr>
        <w:rPr>
          <w:lang w:val="en-US"/>
        </w:rPr>
      </w:pPr>
    </w:p>
    <w:p w14:paraId="1D274950" w14:textId="77777777" w:rsidR="00466140" w:rsidRPr="00E702A1" w:rsidRDefault="00466140" w:rsidP="003B3D7E">
      <w:pPr>
        <w:rPr>
          <w:lang w:val="en-US"/>
        </w:rPr>
      </w:pPr>
    </w:p>
    <w:p w14:paraId="7855C80B" w14:textId="77777777" w:rsidR="00466140" w:rsidRPr="00E702A1" w:rsidRDefault="00466140" w:rsidP="003B3D7E">
      <w:pPr>
        <w:rPr>
          <w:lang w:val="en-US"/>
        </w:rPr>
      </w:pPr>
    </w:p>
    <w:p w14:paraId="24128C04" w14:textId="77777777" w:rsidR="00466140" w:rsidRPr="00E702A1" w:rsidRDefault="00466140" w:rsidP="003B3D7E">
      <w:pPr>
        <w:rPr>
          <w:lang w:val="en-US"/>
        </w:rPr>
      </w:pPr>
    </w:p>
    <w:p w14:paraId="65B6A4E4" w14:textId="77777777" w:rsidR="00466140" w:rsidRPr="00E702A1" w:rsidRDefault="00466140" w:rsidP="003B3D7E">
      <w:pPr>
        <w:rPr>
          <w:lang w:val="en-US"/>
        </w:rPr>
      </w:pPr>
    </w:p>
    <w:p w14:paraId="7DC89C52" w14:textId="77777777" w:rsidR="003B3D7E" w:rsidRPr="00E702A1" w:rsidRDefault="003B3D7E" w:rsidP="003B3D7E">
      <w:pPr>
        <w:rPr>
          <w:lang w:val="en-US"/>
        </w:rPr>
      </w:pPr>
    </w:p>
    <w:p w14:paraId="160C2A40" w14:textId="20D4E15B" w:rsidR="00D77207" w:rsidRPr="00E702A1" w:rsidRDefault="00D77207">
      <w:pPr>
        <w:rPr>
          <w:color w:val="173B2B" w:themeColor="accent1" w:themeShade="80"/>
          <w:lang w:val="en-US"/>
        </w:rPr>
      </w:pPr>
    </w:p>
    <w:p w14:paraId="64BDAB5B" w14:textId="77777777" w:rsidR="00D77207" w:rsidRPr="00E702A1" w:rsidRDefault="00D77207">
      <w:pPr>
        <w:rPr>
          <w:color w:val="173B2B" w:themeColor="accent1" w:themeShade="80"/>
          <w:lang w:val="en-US"/>
        </w:rPr>
      </w:pPr>
    </w:p>
    <w:p w14:paraId="1C3A605C" w14:textId="1CEA7337" w:rsidR="00D77207" w:rsidRPr="00E702A1" w:rsidRDefault="00D77207">
      <w:pPr>
        <w:rPr>
          <w:color w:val="173B2B" w:themeColor="accent1" w:themeShade="80"/>
          <w:lang w:val="en-US"/>
        </w:rPr>
      </w:pPr>
    </w:p>
    <w:p w14:paraId="48444EB0" w14:textId="77777777" w:rsidR="00D77207" w:rsidRPr="00E702A1" w:rsidRDefault="00D77207">
      <w:pPr>
        <w:rPr>
          <w:color w:val="173B2B" w:themeColor="accent1" w:themeShade="80"/>
          <w:lang w:val="en-US"/>
        </w:rPr>
      </w:pPr>
    </w:p>
    <w:p w14:paraId="5FF32A15" w14:textId="163F1196" w:rsidR="00A0169E" w:rsidRPr="00E702A1" w:rsidRDefault="00C32882" w:rsidP="00A77AF4">
      <w:pPr>
        <w:pStyle w:val="Rubrik1"/>
        <w:ind w:left="360"/>
        <w:rPr>
          <w:rFonts w:ascii="Times New Roman" w:hAnsi="Times New Roman" w:cs="Times New Roman"/>
          <w:color w:val="173B2B" w:themeColor="accent1" w:themeShade="80"/>
        </w:rPr>
      </w:pPr>
      <w:bookmarkStart w:id="2" w:name="_Toc157679558"/>
      <w:r w:rsidRPr="00E702A1">
        <w:rPr>
          <w:rFonts w:ascii="Times New Roman" w:hAnsi="Times New Roman" w:cs="Times New Roman"/>
          <w:color w:val="173B2B" w:themeColor="accent1" w:themeShade="80"/>
        </w:rPr>
        <w:t>3</w:t>
      </w:r>
      <w:r w:rsidR="00A0169E" w:rsidRPr="00E702A1">
        <w:rPr>
          <w:rFonts w:ascii="Times New Roman" w:hAnsi="Times New Roman" w:cs="Times New Roman"/>
          <w:color w:val="173B2B" w:themeColor="accent1" w:themeShade="80"/>
        </w:rPr>
        <w:t>.Algorithms</w:t>
      </w:r>
      <w:bookmarkEnd w:id="2"/>
      <w:r w:rsidR="004165F6" w:rsidRPr="00E702A1">
        <w:rPr>
          <w:rFonts w:ascii="Times New Roman" w:hAnsi="Times New Roman" w:cs="Times New Roman"/>
          <w:color w:val="173B2B" w:themeColor="accent1" w:themeShade="80"/>
        </w:rPr>
        <w:t xml:space="preserve"> </w:t>
      </w:r>
    </w:p>
    <w:p w14:paraId="1A99309A" w14:textId="77777777" w:rsidR="006D33EF" w:rsidRPr="00E702A1" w:rsidRDefault="006D33EF" w:rsidP="00A0169E">
      <w:pPr>
        <w:rPr>
          <w:lang w:val="en-US"/>
        </w:rPr>
      </w:pPr>
    </w:p>
    <w:p w14:paraId="27F51885" w14:textId="3D1FCE8B" w:rsidR="00D77207" w:rsidRPr="00E702A1" w:rsidRDefault="00A77AF4">
      <w:pPr>
        <w:rPr>
          <w:color w:val="173B2B" w:themeColor="accent1" w:themeShade="80"/>
          <w:sz w:val="22"/>
          <w:szCs w:val="22"/>
          <w:lang w:val="en-US"/>
        </w:rPr>
      </w:pPr>
      <w:r w:rsidRPr="00E702A1">
        <w:rPr>
          <w:color w:val="173B2B" w:themeColor="accent1" w:themeShade="80"/>
          <w:sz w:val="22"/>
          <w:szCs w:val="22"/>
          <w:lang w:val="en-US"/>
        </w:rPr>
        <w:t>Non-linearity, with its ability to capture intricate relationships and patterns in data that linear models cannot, underscores the importance of experimenting with various machine learning models. Embracing this diversity ensures that we can effectively tackle the complex and dynamic nature of real-world data, leading to improved model performance, robustness, and problem-specific solutions.</w:t>
      </w:r>
      <w:r w:rsidR="00EC36AD" w:rsidRPr="00E702A1">
        <w:rPr>
          <w:color w:val="173B2B" w:themeColor="accent1" w:themeShade="80"/>
          <w:sz w:val="22"/>
          <w:szCs w:val="22"/>
          <w:lang w:val="en-US"/>
        </w:rPr>
        <w:t xml:space="preserve"> </w:t>
      </w:r>
      <w:r w:rsidR="001B2E57" w:rsidRPr="00E702A1">
        <w:rPr>
          <w:color w:val="173B2B" w:themeColor="accent1" w:themeShade="80"/>
          <w:sz w:val="22"/>
          <w:szCs w:val="22"/>
          <w:lang w:val="en-US"/>
        </w:rPr>
        <w:t>Therefore,</w:t>
      </w:r>
      <w:r w:rsidR="00EC36AD" w:rsidRPr="00E702A1">
        <w:rPr>
          <w:color w:val="173B2B" w:themeColor="accent1" w:themeShade="80"/>
          <w:sz w:val="22"/>
          <w:szCs w:val="22"/>
          <w:lang w:val="en-US"/>
        </w:rPr>
        <w:t xml:space="preserve"> </w:t>
      </w:r>
      <w:proofErr w:type="gramStart"/>
      <w:r w:rsidR="00EC36AD" w:rsidRPr="00E702A1">
        <w:rPr>
          <w:color w:val="173B2B" w:themeColor="accent1" w:themeShade="80"/>
          <w:sz w:val="22"/>
          <w:szCs w:val="22"/>
          <w:lang w:val="en-US"/>
        </w:rPr>
        <w:t>a number of</w:t>
      </w:r>
      <w:proofErr w:type="gramEnd"/>
      <w:r w:rsidR="00EC36AD" w:rsidRPr="00E702A1">
        <w:rPr>
          <w:color w:val="173B2B" w:themeColor="accent1" w:themeShade="80"/>
          <w:sz w:val="22"/>
          <w:szCs w:val="22"/>
          <w:lang w:val="en-US"/>
        </w:rPr>
        <w:t xml:space="preserve"> different models will be applied and not only the </w:t>
      </w:r>
      <w:r w:rsidR="00635AAF" w:rsidRPr="00E702A1">
        <w:rPr>
          <w:color w:val="173B2B" w:themeColor="accent1" w:themeShade="80"/>
          <w:sz w:val="22"/>
          <w:szCs w:val="22"/>
          <w:lang w:val="en-US"/>
        </w:rPr>
        <w:t>traditional within banking which is to apply Logistic Regression.</w:t>
      </w:r>
    </w:p>
    <w:p w14:paraId="2C15A166" w14:textId="77777777" w:rsidR="001B2E57" w:rsidRPr="00E702A1" w:rsidRDefault="001B2E57">
      <w:pPr>
        <w:rPr>
          <w:color w:val="173B2B" w:themeColor="accent1" w:themeShade="80"/>
          <w:sz w:val="22"/>
          <w:szCs w:val="22"/>
          <w:lang w:val="en-US"/>
        </w:rPr>
      </w:pPr>
    </w:p>
    <w:p w14:paraId="541B3392" w14:textId="658D8FB4" w:rsidR="001B2E57" w:rsidRPr="00E702A1" w:rsidRDefault="00C32882" w:rsidP="004A4750">
      <w:pPr>
        <w:pStyle w:val="Rubrik1"/>
        <w:rPr>
          <w:rFonts w:ascii="Times New Roman" w:hAnsi="Times New Roman" w:cs="Times New Roman"/>
        </w:rPr>
      </w:pPr>
      <w:bookmarkStart w:id="3" w:name="_Toc157679559"/>
      <w:r w:rsidRPr="00E702A1">
        <w:rPr>
          <w:rFonts w:ascii="Times New Roman" w:hAnsi="Times New Roman" w:cs="Times New Roman"/>
        </w:rPr>
        <w:t>3</w:t>
      </w:r>
      <w:r w:rsidR="00F31B0B" w:rsidRPr="00E702A1">
        <w:rPr>
          <w:rFonts w:ascii="Times New Roman" w:hAnsi="Times New Roman" w:cs="Times New Roman"/>
        </w:rPr>
        <w:t>.1</w:t>
      </w:r>
      <w:r w:rsidR="002A1C5B" w:rsidRPr="00E702A1">
        <w:rPr>
          <w:rFonts w:ascii="Times New Roman" w:hAnsi="Times New Roman" w:cs="Times New Roman"/>
        </w:rPr>
        <w:t>.1</w:t>
      </w:r>
      <w:r w:rsidR="00F31B0B" w:rsidRPr="00E702A1">
        <w:rPr>
          <w:rFonts w:ascii="Times New Roman" w:hAnsi="Times New Roman" w:cs="Times New Roman"/>
        </w:rPr>
        <w:t xml:space="preserve"> </w:t>
      </w:r>
      <w:r w:rsidR="004A4750" w:rsidRPr="00E702A1">
        <w:rPr>
          <w:rFonts w:ascii="Times New Roman" w:hAnsi="Times New Roman" w:cs="Times New Roman"/>
        </w:rPr>
        <w:t>Logistic Regression</w:t>
      </w:r>
      <w:bookmarkEnd w:id="3"/>
    </w:p>
    <w:p w14:paraId="1F5D3141" w14:textId="77777777" w:rsidR="004A4750" w:rsidRPr="00E702A1" w:rsidRDefault="004A4750" w:rsidP="004A4750">
      <w:pPr>
        <w:rPr>
          <w:lang w:val="en-US"/>
        </w:rPr>
      </w:pPr>
    </w:p>
    <w:p w14:paraId="3EBDC4E8" w14:textId="1EE2CB9F" w:rsidR="00D77207" w:rsidRPr="00E702A1" w:rsidRDefault="00D77207">
      <w:pPr>
        <w:rPr>
          <w:color w:val="173B2B" w:themeColor="accent1" w:themeShade="80"/>
          <w:lang w:val="en-US"/>
        </w:rPr>
      </w:pPr>
    </w:p>
    <w:p w14:paraId="3E3CB7A3" w14:textId="77777777" w:rsidR="00B007A1" w:rsidRPr="00E702A1" w:rsidRDefault="00B007A1" w:rsidP="00B007A1">
      <w:pPr>
        <w:rPr>
          <w:color w:val="173B2B" w:themeColor="accent1" w:themeShade="80"/>
          <w:lang w:val="en-US"/>
        </w:rPr>
      </w:pPr>
      <w:r w:rsidRPr="00E702A1">
        <w:rPr>
          <w:color w:val="173B2B" w:themeColor="accent1" w:themeShade="80"/>
          <w:lang w:val="en-US"/>
        </w:rPr>
        <w:t>Nature:</w:t>
      </w:r>
    </w:p>
    <w:p w14:paraId="3A5DBA56" w14:textId="77777777" w:rsidR="00B007A1" w:rsidRPr="00E702A1" w:rsidRDefault="00B007A1" w:rsidP="00B007A1">
      <w:pPr>
        <w:rPr>
          <w:color w:val="173B2B" w:themeColor="accent1" w:themeShade="80"/>
          <w:lang w:val="en-US"/>
        </w:rPr>
      </w:pPr>
      <w:r w:rsidRPr="00E702A1">
        <w:rPr>
          <w:color w:val="173B2B" w:themeColor="accent1" w:themeShade="80"/>
          <w:lang w:val="en-US"/>
        </w:rPr>
        <w:t>LG (Logistic Regression) is a supervised learning algorithm primarily employed for binary classification tasks.</w:t>
      </w:r>
    </w:p>
    <w:p w14:paraId="38C25214" w14:textId="77777777" w:rsidR="00B007A1" w:rsidRPr="00E702A1" w:rsidRDefault="00B007A1" w:rsidP="00B007A1">
      <w:pPr>
        <w:rPr>
          <w:color w:val="173B2B" w:themeColor="accent1" w:themeShade="80"/>
          <w:lang w:val="en-US"/>
        </w:rPr>
      </w:pPr>
    </w:p>
    <w:p w14:paraId="11D3A521" w14:textId="77777777" w:rsidR="00B007A1" w:rsidRPr="00E702A1" w:rsidRDefault="00B007A1" w:rsidP="00B007A1">
      <w:pPr>
        <w:rPr>
          <w:color w:val="173B2B" w:themeColor="accent1" w:themeShade="80"/>
          <w:lang w:val="en-US"/>
        </w:rPr>
      </w:pPr>
      <w:r w:rsidRPr="00E702A1">
        <w:rPr>
          <w:color w:val="173B2B" w:themeColor="accent1" w:themeShade="80"/>
          <w:lang w:val="en-US"/>
        </w:rPr>
        <w:t>Model Function:</w:t>
      </w:r>
    </w:p>
    <w:p w14:paraId="7F72B0FC" w14:textId="77777777" w:rsidR="00B007A1" w:rsidRPr="00E702A1" w:rsidRDefault="00B007A1" w:rsidP="00B007A1">
      <w:pPr>
        <w:rPr>
          <w:color w:val="173B2B" w:themeColor="accent1" w:themeShade="80"/>
          <w:lang w:val="en-US"/>
        </w:rPr>
      </w:pPr>
      <w:r w:rsidRPr="00E702A1">
        <w:rPr>
          <w:color w:val="173B2B" w:themeColor="accent1" w:themeShade="80"/>
          <w:lang w:val="en-US"/>
        </w:rPr>
        <w:t>Its core function is to utilize a logistic or sigmoid function to predict the probability that a given instance belongs to a specific class. The probability (P(Y=1|X)) of a particular class label being 1, given the input features (X), is calculated using the logistic function. This function depends on model parameters (β0, β1, …, βn) which are adjusted iteratively during the training process.</w:t>
      </w:r>
    </w:p>
    <w:p w14:paraId="6DFCB71E" w14:textId="77777777" w:rsidR="00B007A1" w:rsidRPr="00E702A1" w:rsidRDefault="00B007A1" w:rsidP="00B007A1">
      <w:pPr>
        <w:rPr>
          <w:color w:val="173B2B" w:themeColor="accent1" w:themeShade="80"/>
          <w:lang w:val="en-US"/>
        </w:rPr>
      </w:pPr>
    </w:p>
    <w:p w14:paraId="1309F89B" w14:textId="77777777" w:rsidR="00B007A1" w:rsidRPr="00E702A1" w:rsidRDefault="00B007A1" w:rsidP="00B007A1">
      <w:pPr>
        <w:rPr>
          <w:color w:val="173B2B" w:themeColor="accent1" w:themeShade="80"/>
          <w:lang w:val="en-US"/>
        </w:rPr>
      </w:pPr>
      <w:r w:rsidRPr="00E702A1">
        <w:rPr>
          <w:color w:val="173B2B" w:themeColor="accent1" w:themeShade="80"/>
          <w:lang w:val="en-US"/>
        </w:rPr>
        <w:t>Objective:</w:t>
      </w:r>
    </w:p>
    <w:p w14:paraId="00930BC8" w14:textId="77777777" w:rsidR="00B007A1" w:rsidRPr="00E702A1" w:rsidRDefault="00B007A1" w:rsidP="00B007A1">
      <w:pPr>
        <w:rPr>
          <w:color w:val="173B2B" w:themeColor="accent1" w:themeShade="80"/>
          <w:lang w:val="en-US"/>
        </w:rPr>
      </w:pPr>
      <w:r w:rsidRPr="00E702A1">
        <w:rPr>
          <w:color w:val="173B2B" w:themeColor="accent1" w:themeShade="80"/>
          <w:lang w:val="en-US"/>
        </w:rPr>
        <w:t>The primary objective of LG is to optimize these parameters to maximize the Log-likelihood across all observations, essentially making the observed outcomes most probable according to the model. The Log-Likelihood serves as a measure of the model's predictive accuracy, and the optimization process aims to maximize it.</w:t>
      </w:r>
    </w:p>
    <w:p w14:paraId="2437B759" w14:textId="77777777" w:rsidR="00B007A1" w:rsidRPr="00E702A1" w:rsidRDefault="00B007A1" w:rsidP="00B007A1">
      <w:pPr>
        <w:rPr>
          <w:color w:val="173B2B" w:themeColor="accent1" w:themeShade="80"/>
          <w:lang w:val="en-US"/>
        </w:rPr>
      </w:pPr>
    </w:p>
    <w:p w14:paraId="088193F3" w14:textId="77777777" w:rsidR="00B007A1" w:rsidRPr="00E702A1" w:rsidRDefault="00B007A1" w:rsidP="00B007A1">
      <w:pPr>
        <w:rPr>
          <w:color w:val="173B2B" w:themeColor="accent1" w:themeShade="80"/>
          <w:lang w:val="en-US"/>
        </w:rPr>
      </w:pPr>
      <w:r w:rsidRPr="00E702A1">
        <w:rPr>
          <w:color w:val="173B2B" w:themeColor="accent1" w:themeShade="80"/>
          <w:lang w:val="en-US"/>
        </w:rPr>
        <w:t>Estimation:</w:t>
      </w:r>
    </w:p>
    <w:p w14:paraId="6E157C3F" w14:textId="77777777" w:rsidR="00B007A1" w:rsidRPr="00E702A1" w:rsidRDefault="00B007A1" w:rsidP="00B007A1">
      <w:pPr>
        <w:rPr>
          <w:color w:val="173B2B" w:themeColor="accent1" w:themeShade="80"/>
          <w:lang w:val="en-US"/>
        </w:rPr>
      </w:pPr>
      <w:r w:rsidRPr="00E702A1">
        <w:rPr>
          <w:color w:val="173B2B" w:themeColor="accent1" w:themeShade="80"/>
          <w:lang w:val="en-US"/>
        </w:rPr>
        <w:t>Parameter estimation typically employs Maximum Likelihood Estimation (</w:t>
      </w:r>
      <w:proofErr w:type="spellStart"/>
      <w:r w:rsidRPr="00E702A1">
        <w:rPr>
          <w:color w:val="173B2B" w:themeColor="accent1" w:themeShade="80"/>
          <w:lang w:val="en-US"/>
        </w:rPr>
        <w:t>MLE</w:t>
      </w:r>
      <w:proofErr w:type="spellEnd"/>
      <w:r w:rsidRPr="00E702A1">
        <w:rPr>
          <w:color w:val="173B2B" w:themeColor="accent1" w:themeShade="80"/>
          <w:lang w:val="en-US"/>
        </w:rPr>
        <w:t>), adjusting the model parameters to make the observed outcomes most probable based on the model's predictions.</w:t>
      </w:r>
    </w:p>
    <w:p w14:paraId="494C7077" w14:textId="77777777" w:rsidR="00B007A1" w:rsidRPr="00E702A1" w:rsidRDefault="00B007A1" w:rsidP="00B007A1">
      <w:pPr>
        <w:rPr>
          <w:color w:val="173B2B" w:themeColor="accent1" w:themeShade="80"/>
          <w:lang w:val="en-US"/>
        </w:rPr>
      </w:pPr>
    </w:p>
    <w:p w14:paraId="148352C9" w14:textId="77777777" w:rsidR="00B007A1" w:rsidRPr="00E702A1" w:rsidRDefault="00B007A1" w:rsidP="00B007A1">
      <w:pPr>
        <w:rPr>
          <w:color w:val="173B2B" w:themeColor="accent1" w:themeShade="80"/>
          <w:lang w:val="en-US"/>
        </w:rPr>
      </w:pPr>
      <w:r w:rsidRPr="00E702A1">
        <w:rPr>
          <w:color w:val="173B2B" w:themeColor="accent1" w:themeShade="80"/>
          <w:lang w:val="en-US"/>
        </w:rPr>
        <w:t>Output:</w:t>
      </w:r>
    </w:p>
    <w:p w14:paraId="0D0B9C6C" w14:textId="77777777" w:rsidR="00B007A1" w:rsidRPr="00E702A1" w:rsidRDefault="00B007A1" w:rsidP="00B007A1">
      <w:pPr>
        <w:rPr>
          <w:color w:val="173B2B" w:themeColor="accent1" w:themeShade="80"/>
          <w:lang w:val="en-US"/>
        </w:rPr>
      </w:pPr>
      <w:r w:rsidRPr="00E702A1">
        <w:rPr>
          <w:color w:val="173B2B" w:themeColor="accent1" w:themeShade="80"/>
          <w:lang w:val="en-US"/>
        </w:rPr>
        <w:t>In practice, LG provides a probability score for each observation, allowing for classification by applying a threshold (commonly 0.5) to categorize instances into one of the two classes.</w:t>
      </w:r>
    </w:p>
    <w:p w14:paraId="117CA5F1" w14:textId="77777777" w:rsidR="00B007A1" w:rsidRPr="00E702A1" w:rsidRDefault="00B007A1" w:rsidP="00B007A1">
      <w:pPr>
        <w:rPr>
          <w:color w:val="173B2B" w:themeColor="accent1" w:themeShade="80"/>
          <w:lang w:val="en-US"/>
        </w:rPr>
      </w:pPr>
    </w:p>
    <w:p w14:paraId="75F6C5B2" w14:textId="77777777" w:rsidR="00B007A1" w:rsidRPr="00E702A1" w:rsidRDefault="00B007A1" w:rsidP="00B007A1">
      <w:pPr>
        <w:rPr>
          <w:color w:val="173B2B" w:themeColor="accent1" w:themeShade="80"/>
          <w:lang w:val="en-US"/>
        </w:rPr>
      </w:pPr>
      <w:r w:rsidRPr="00E702A1">
        <w:rPr>
          <w:color w:val="173B2B" w:themeColor="accent1" w:themeShade="80"/>
          <w:lang w:val="en-US"/>
        </w:rPr>
        <w:t>Assumption:</w:t>
      </w:r>
    </w:p>
    <w:p w14:paraId="0AA84E59" w14:textId="51F1BA11" w:rsidR="0015554C" w:rsidRPr="00E702A1" w:rsidRDefault="00B007A1">
      <w:pPr>
        <w:rPr>
          <w:color w:val="173B2B" w:themeColor="accent1" w:themeShade="80"/>
          <w:lang w:val="en-US"/>
        </w:rPr>
      </w:pPr>
      <w:r w:rsidRPr="00E702A1">
        <w:rPr>
          <w:color w:val="173B2B" w:themeColor="accent1" w:themeShade="80"/>
          <w:lang w:val="en-US"/>
        </w:rPr>
        <w:t>An underlying assumption of LG is that there exists a linear relationship between the log-odds of the outcome and the predictor variables, making it a powerful tool for a wide range of classification tasks.</w:t>
      </w:r>
    </w:p>
    <w:p w14:paraId="60470756" w14:textId="4C901B7F" w:rsidR="00D35A71" w:rsidRPr="00E702A1" w:rsidRDefault="000B43CD" w:rsidP="00D35A71">
      <w:pPr>
        <w:pStyle w:val="Rubrik1"/>
        <w:rPr>
          <w:rFonts w:ascii="Times New Roman" w:hAnsi="Times New Roman" w:cs="Times New Roman"/>
        </w:rPr>
      </w:pPr>
      <w:bookmarkStart w:id="4" w:name="_Toc157679560"/>
      <w:r w:rsidRPr="00E702A1">
        <w:rPr>
          <w:rFonts w:ascii="Times New Roman" w:hAnsi="Times New Roman" w:cs="Times New Roman"/>
        </w:rPr>
        <w:lastRenderedPageBreak/>
        <w:t>3</w:t>
      </w:r>
      <w:r w:rsidR="00D35A71" w:rsidRPr="00E702A1">
        <w:rPr>
          <w:rFonts w:ascii="Times New Roman" w:hAnsi="Times New Roman" w:cs="Times New Roman"/>
        </w:rPr>
        <w:t>.</w:t>
      </w:r>
      <w:r w:rsidR="002A1C5B" w:rsidRPr="00E702A1">
        <w:rPr>
          <w:rFonts w:ascii="Times New Roman" w:hAnsi="Times New Roman" w:cs="Times New Roman"/>
        </w:rPr>
        <w:t>1.</w:t>
      </w:r>
      <w:r w:rsidR="00D35A71" w:rsidRPr="00E702A1">
        <w:rPr>
          <w:rFonts w:ascii="Times New Roman" w:hAnsi="Times New Roman" w:cs="Times New Roman"/>
        </w:rPr>
        <w:t>2 De</w:t>
      </w:r>
      <w:r w:rsidR="00BC3126" w:rsidRPr="00E702A1">
        <w:rPr>
          <w:rFonts w:ascii="Times New Roman" w:hAnsi="Times New Roman" w:cs="Times New Roman"/>
        </w:rPr>
        <w:t>cision Tree</w:t>
      </w:r>
      <w:bookmarkEnd w:id="4"/>
    </w:p>
    <w:p w14:paraId="20BE3060" w14:textId="264BBF23" w:rsidR="0015554C" w:rsidRPr="00E702A1" w:rsidRDefault="0015554C">
      <w:pPr>
        <w:rPr>
          <w:color w:val="173B2B" w:themeColor="accent1" w:themeShade="80"/>
          <w:lang w:val="en-US"/>
        </w:rPr>
      </w:pPr>
    </w:p>
    <w:p w14:paraId="6BE14F5C" w14:textId="07B834EB" w:rsidR="0015554C" w:rsidRPr="00E702A1" w:rsidRDefault="0015554C">
      <w:pPr>
        <w:rPr>
          <w:color w:val="173B2B" w:themeColor="accent1" w:themeShade="80"/>
          <w:lang w:val="en-US"/>
        </w:rPr>
      </w:pPr>
    </w:p>
    <w:p w14:paraId="26F2D1F1" w14:textId="77777777" w:rsidR="00BC3126" w:rsidRPr="00E702A1" w:rsidRDefault="00BC3126" w:rsidP="00BC3126">
      <w:pPr>
        <w:rPr>
          <w:color w:val="173B2B" w:themeColor="accent1" w:themeShade="80"/>
          <w:lang w:val="en-US"/>
        </w:rPr>
      </w:pPr>
      <w:r w:rsidRPr="00E702A1">
        <w:rPr>
          <w:color w:val="173B2B" w:themeColor="accent1" w:themeShade="80"/>
          <w:lang w:val="en-US"/>
        </w:rPr>
        <w:t>Nature:</w:t>
      </w:r>
    </w:p>
    <w:p w14:paraId="4C6CDDF2" w14:textId="77777777" w:rsidR="00BC3126" w:rsidRPr="00E702A1" w:rsidRDefault="00BC3126" w:rsidP="00BC3126">
      <w:pPr>
        <w:rPr>
          <w:color w:val="173B2B" w:themeColor="accent1" w:themeShade="80"/>
          <w:lang w:val="en-US"/>
        </w:rPr>
      </w:pPr>
      <w:r w:rsidRPr="00E702A1">
        <w:rPr>
          <w:color w:val="173B2B" w:themeColor="accent1" w:themeShade="80"/>
          <w:lang w:val="en-US"/>
        </w:rPr>
        <w:t>Decision Trees (DT) are versatile supervised learning algorithms used for both regression and classification tasks.</w:t>
      </w:r>
    </w:p>
    <w:p w14:paraId="078B6D20" w14:textId="77777777" w:rsidR="00BC3126" w:rsidRPr="00E702A1" w:rsidRDefault="00BC3126" w:rsidP="00BC3126">
      <w:pPr>
        <w:rPr>
          <w:color w:val="173B2B" w:themeColor="accent1" w:themeShade="80"/>
          <w:lang w:val="en-US"/>
        </w:rPr>
      </w:pPr>
    </w:p>
    <w:p w14:paraId="0AE620CC" w14:textId="77777777" w:rsidR="00BC3126" w:rsidRPr="00E702A1" w:rsidRDefault="00BC3126" w:rsidP="00BC3126">
      <w:pPr>
        <w:rPr>
          <w:color w:val="173B2B" w:themeColor="accent1" w:themeShade="80"/>
          <w:lang w:val="en-US"/>
        </w:rPr>
      </w:pPr>
      <w:r w:rsidRPr="00E702A1">
        <w:rPr>
          <w:color w:val="173B2B" w:themeColor="accent1" w:themeShade="80"/>
          <w:lang w:val="en-US"/>
        </w:rPr>
        <w:t>Model Function:</w:t>
      </w:r>
    </w:p>
    <w:p w14:paraId="3984E01E" w14:textId="77777777" w:rsidR="00BC3126" w:rsidRPr="00E702A1" w:rsidRDefault="00BC3126" w:rsidP="00BC3126">
      <w:pPr>
        <w:rPr>
          <w:color w:val="173B2B" w:themeColor="accent1" w:themeShade="80"/>
          <w:lang w:val="en-US"/>
        </w:rPr>
      </w:pPr>
      <w:r w:rsidRPr="00E702A1">
        <w:rPr>
          <w:color w:val="173B2B" w:themeColor="accent1" w:themeShade="80"/>
          <w:lang w:val="en-US"/>
        </w:rPr>
        <w:t>DTs are represented as tree-like structures where each node represents a feature, each branch represents a decision rule, and each leaf represents an outcome. Decision-making in DTs involves splitting data based on feature values and selecting thresholds to maximize information gain (classification) or minimize impurity (classification and regression).</w:t>
      </w:r>
    </w:p>
    <w:p w14:paraId="3996A69B" w14:textId="77777777" w:rsidR="00BC3126" w:rsidRPr="00E702A1" w:rsidRDefault="00BC3126" w:rsidP="00BC3126">
      <w:pPr>
        <w:rPr>
          <w:color w:val="173B2B" w:themeColor="accent1" w:themeShade="80"/>
          <w:lang w:val="en-US"/>
        </w:rPr>
      </w:pPr>
    </w:p>
    <w:p w14:paraId="63825BA1" w14:textId="77777777" w:rsidR="00BC3126" w:rsidRPr="00E702A1" w:rsidRDefault="00BC3126" w:rsidP="00BC3126">
      <w:pPr>
        <w:rPr>
          <w:color w:val="173B2B" w:themeColor="accent1" w:themeShade="80"/>
          <w:lang w:val="en-US"/>
        </w:rPr>
      </w:pPr>
      <w:r w:rsidRPr="00E702A1">
        <w:rPr>
          <w:color w:val="173B2B" w:themeColor="accent1" w:themeShade="80"/>
          <w:lang w:val="en-US"/>
        </w:rPr>
        <w:t>Advantages:</w:t>
      </w:r>
    </w:p>
    <w:p w14:paraId="1B0208BB" w14:textId="77777777" w:rsidR="00BC3126" w:rsidRPr="00E702A1" w:rsidRDefault="00BC3126" w:rsidP="00BC3126">
      <w:pPr>
        <w:rPr>
          <w:color w:val="173B2B" w:themeColor="accent1" w:themeShade="80"/>
          <w:lang w:val="en-US"/>
        </w:rPr>
      </w:pPr>
    </w:p>
    <w:p w14:paraId="3815AE39" w14:textId="77777777" w:rsidR="00BC3126" w:rsidRPr="00E702A1" w:rsidRDefault="00BC3126" w:rsidP="00BC3126">
      <w:pPr>
        <w:rPr>
          <w:color w:val="173B2B" w:themeColor="accent1" w:themeShade="80"/>
          <w:lang w:val="en-US"/>
        </w:rPr>
      </w:pPr>
      <w:r w:rsidRPr="00E702A1">
        <w:rPr>
          <w:color w:val="173B2B" w:themeColor="accent1" w:themeShade="80"/>
          <w:lang w:val="en-US"/>
        </w:rPr>
        <w:t>Transparency: DTs are easy to understand and interpret, making them suitable for explaining model predictions.</w:t>
      </w:r>
    </w:p>
    <w:p w14:paraId="32C994B4" w14:textId="77777777" w:rsidR="00BC3126" w:rsidRPr="00E702A1" w:rsidRDefault="00BC3126" w:rsidP="00BC3126">
      <w:pPr>
        <w:rPr>
          <w:color w:val="173B2B" w:themeColor="accent1" w:themeShade="80"/>
          <w:lang w:val="en-US"/>
        </w:rPr>
      </w:pPr>
      <w:r w:rsidRPr="00E702A1">
        <w:rPr>
          <w:color w:val="173B2B" w:themeColor="accent1" w:themeShade="80"/>
          <w:lang w:val="en-US"/>
        </w:rPr>
        <w:t>Minimal Data Preprocessing: They require little data preprocessing, handling both numerical and categorical data with ease.</w:t>
      </w:r>
    </w:p>
    <w:p w14:paraId="7A5A889E" w14:textId="77777777" w:rsidR="00BC3126" w:rsidRPr="00E702A1" w:rsidRDefault="00BC3126" w:rsidP="00BC3126">
      <w:pPr>
        <w:rPr>
          <w:color w:val="173B2B" w:themeColor="accent1" w:themeShade="80"/>
          <w:lang w:val="en-US"/>
        </w:rPr>
      </w:pPr>
      <w:r w:rsidRPr="00E702A1">
        <w:rPr>
          <w:color w:val="173B2B" w:themeColor="accent1" w:themeShade="80"/>
          <w:lang w:val="en-US"/>
        </w:rPr>
        <w:t>Drawbacks:</w:t>
      </w:r>
    </w:p>
    <w:p w14:paraId="7E37FD52" w14:textId="77777777" w:rsidR="00BC3126" w:rsidRPr="00E702A1" w:rsidRDefault="00BC3126" w:rsidP="00BC3126">
      <w:pPr>
        <w:rPr>
          <w:color w:val="173B2B" w:themeColor="accent1" w:themeShade="80"/>
          <w:lang w:val="en-US"/>
        </w:rPr>
      </w:pPr>
    </w:p>
    <w:p w14:paraId="44FE3098" w14:textId="77777777" w:rsidR="00BC3126" w:rsidRPr="00E702A1" w:rsidRDefault="00BC3126" w:rsidP="00BC3126">
      <w:pPr>
        <w:rPr>
          <w:color w:val="173B2B" w:themeColor="accent1" w:themeShade="80"/>
          <w:lang w:val="en-US"/>
        </w:rPr>
      </w:pPr>
      <w:r w:rsidRPr="00E702A1">
        <w:rPr>
          <w:color w:val="173B2B" w:themeColor="accent1" w:themeShade="80"/>
          <w:lang w:val="en-US"/>
        </w:rPr>
        <w:t>Overfitting: DTs can overfit, particularly on small datasets or with deep trees, leading to poor generalization.</w:t>
      </w:r>
    </w:p>
    <w:p w14:paraId="669B1028" w14:textId="77777777" w:rsidR="00BC3126" w:rsidRPr="00E702A1" w:rsidRDefault="00BC3126" w:rsidP="00BC3126">
      <w:pPr>
        <w:rPr>
          <w:color w:val="173B2B" w:themeColor="accent1" w:themeShade="80"/>
          <w:lang w:val="en-US"/>
        </w:rPr>
      </w:pPr>
      <w:r w:rsidRPr="00E702A1">
        <w:rPr>
          <w:color w:val="173B2B" w:themeColor="accent1" w:themeShade="80"/>
          <w:lang w:val="en-US"/>
        </w:rPr>
        <w:t>Bias with Imbalanced Data: DTs can be biased when dealing with imbalanced datasets, favoring the majority class.</w:t>
      </w:r>
    </w:p>
    <w:p w14:paraId="34D86DC2" w14:textId="65C7BFAC" w:rsidR="002F1244" w:rsidRPr="00E702A1" w:rsidRDefault="00BC3126" w:rsidP="00BC3126">
      <w:pPr>
        <w:rPr>
          <w:color w:val="173B2B" w:themeColor="accent1" w:themeShade="80"/>
          <w:lang w:val="en-US"/>
        </w:rPr>
      </w:pPr>
      <w:r w:rsidRPr="00E702A1">
        <w:rPr>
          <w:color w:val="173B2B" w:themeColor="accent1" w:themeShade="80"/>
          <w:lang w:val="en-US"/>
        </w:rPr>
        <w:t>Structural Variability: Small changes in input data can result in significant structural variations in DTs, reducing their robustness.</w:t>
      </w:r>
    </w:p>
    <w:p w14:paraId="3EB2B79B" w14:textId="77777777" w:rsidR="002F1244" w:rsidRPr="00E702A1" w:rsidRDefault="002F1244">
      <w:pPr>
        <w:rPr>
          <w:color w:val="173B2B" w:themeColor="accent1" w:themeShade="80"/>
          <w:lang w:val="en-US"/>
        </w:rPr>
      </w:pPr>
    </w:p>
    <w:p w14:paraId="0467AF71" w14:textId="77777777" w:rsidR="002F1244" w:rsidRPr="00E702A1" w:rsidRDefault="002F1244">
      <w:pPr>
        <w:rPr>
          <w:color w:val="173B2B" w:themeColor="accent1" w:themeShade="80"/>
          <w:lang w:val="en-US"/>
        </w:rPr>
      </w:pPr>
    </w:p>
    <w:p w14:paraId="1A5F31FD" w14:textId="090FA3E0" w:rsidR="00FA1F1E" w:rsidRPr="00E702A1" w:rsidRDefault="00E17E69" w:rsidP="00FA1F1E">
      <w:pPr>
        <w:pStyle w:val="Rubrik1"/>
        <w:rPr>
          <w:rFonts w:ascii="Times New Roman" w:hAnsi="Times New Roman" w:cs="Times New Roman"/>
        </w:rPr>
      </w:pPr>
      <w:bookmarkStart w:id="5" w:name="_Toc157679561"/>
      <w:r w:rsidRPr="00E702A1">
        <w:rPr>
          <w:rFonts w:ascii="Times New Roman" w:hAnsi="Times New Roman" w:cs="Times New Roman"/>
        </w:rPr>
        <w:t>3</w:t>
      </w:r>
      <w:r w:rsidR="00FA1F1E" w:rsidRPr="00E702A1">
        <w:rPr>
          <w:rFonts w:ascii="Times New Roman" w:hAnsi="Times New Roman" w:cs="Times New Roman"/>
        </w:rPr>
        <w:t>.</w:t>
      </w:r>
      <w:r w:rsidR="002A1C5B" w:rsidRPr="00E702A1">
        <w:rPr>
          <w:rFonts w:ascii="Times New Roman" w:hAnsi="Times New Roman" w:cs="Times New Roman"/>
        </w:rPr>
        <w:t>1.</w:t>
      </w:r>
      <w:r w:rsidR="00FA1F1E" w:rsidRPr="00E702A1">
        <w:rPr>
          <w:rFonts w:ascii="Times New Roman" w:hAnsi="Times New Roman" w:cs="Times New Roman"/>
        </w:rPr>
        <w:t>3 Random Forrest</w:t>
      </w:r>
      <w:bookmarkEnd w:id="5"/>
    </w:p>
    <w:p w14:paraId="505A1FCE" w14:textId="77777777" w:rsidR="00FA1F1E" w:rsidRPr="00E702A1" w:rsidRDefault="00FA1F1E" w:rsidP="00FA1F1E">
      <w:pPr>
        <w:rPr>
          <w:lang w:val="en-US"/>
        </w:rPr>
      </w:pPr>
    </w:p>
    <w:p w14:paraId="3AB86E18" w14:textId="77777777" w:rsidR="00FA1F1E" w:rsidRPr="00E702A1" w:rsidRDefault="00FA1F1E" w:rsidP="00FA1F1E">
      <w:pPr>
        <w:rPr>
          <w:lang w:val="en-US"/>
        </w:rPr>
      </w:pPr>
    </w:p>
    <w:p w14:paraId="6178BE89" w14:textId="77777777" w:rsidR="00224119" w:rsidRPr="00E702A1" w:rsidRDefault="00224119" w:rsidP="00224119">
      <w:pPr>
        <w:rPr>
          <w:color w:val="173B2B" w:themeColor="accent1" w:themeShade="80"/>
          <w:lang w:val="en-US"/>
        </w:rPr>
      </w:pPr>
      <w:r w:rsidRPr="00E702A1">
        <w:rPr>
          <w:color w:val="173B2B" w:themeColor="accent1" w:themeShade="80"/>
          <w:lang w:val="en-US"/>
        </w:rPr>
        <w:t>Nature:</w:t>
      </w:r>
    </w:p>
    <w:p w14:paraId="70328AF9" w14:textId="77777777" w:rsidR="00224119" w:rsidRPr="00E702A1" w:rsidRDefault="00224119" w:rsidP="00224119">
      <w:pPr>
        <w:rPr>
          <w:color w:val="173B2B" w:themeColor="accent1" w:themeShade="80"/>
          <w:lang w:val="en-US"/>
        </w:rPr>
      </w:pPr>
      <w:r w:rsidRPr="00E702A1">
        <w:rPr>
          <w:color w:val="173B2B" w:themeColor="accent1" w:themeShade="80"/>
          <w:lang w:val="en-US"/>
        </w:rPr>
        <w:t>Random Forest (RF) is an ensemble learning algorithm that combines multiple decision trees to address classification and regression tasks.</w:t>
      </w:r>
    </w:p>
    <w:p w14:paraId="5E0A604D" w14:textId="77777777" w:rsidR="00224119" w:rsidRPr="00E702A1" w:rsidRDefault="00224119" w:rsidP="00224119">
      <w:pPr>
        <w:rPr>
          <w:color w:val="173B2B" w:themeColor="accent1" w:themeShade="80"/>
          <w:lang w:val="en-US"/>
        </w:rPr>
      </w:pPr>
    </w:p>
    <w:p w14:paraId="4F1D4EC0" w14:textId="77777777" w:rsidR="00224119" w:rsidRPr="00E702A1" w:rsidRDefault="00224119" w:rsidP="00224119">
      <w:pPr>
        <w:rPr>
          <w:color w:val="173B2B" w:themeColor="accent1" w:themeShade="80"/>
          <w:lang w:val="en-US"/>
        </w:rPr>
      </w:pPr>
      <w:r w:rsidRPr="00E702A1">
        <w:rPr>
          <w:color w:val="173B2B" w:themeColor="accent1" w:themeShade="80"/>
          <w:lang w:val="en-US"/>
        </w:rPr>
        <w:t>Model Function:</w:t>
      </w:r>
    </w:p>
    <w:p w14:paraId="3263015B" w14:textId="77777777" w:rsidR="00224119" w:rsidRPr="00E702A1" w:rsidRDefault="00224119" w:rsidP="00224119">
      <w:pPr>
        <w:rPr>
          <w:color w:val="173B2B" w:themeColor="accent1" w:themeShade="80"/>
          <w:lang w:val="en-US"/>
        </w:rPr>
      </w:pPr>
      <w:r w:rsidRPr="00E702A1">
        <w:rPr>
          <w:color w:val="173B2B" w:themeColor="accent1" w:themeShade="80"/>
          <w:lang w:val="en-US"/>
        </w:rPr>
        <w:t>RF aggregates predictions from a collection of decision trees. Each tree is trained on a different random subset of the data and features, and predictions are made by averaging (for regression) or voting (for classification) across the individual trees.</w:t>
      </w:r>
    </w:p>
    <w:p w14:paraId="1B37BF3A" w14:textId="77777777" w:rsidR="00224119" w:rsidRPr="00E702A1" w:rsidRDefault="00224119" w:rsidP="00224119">
      <w:pPr>
        <w:rPr>
          <w:color w:val="173B2B" w:themeColor="accent1" w:themeShade="80"/>
          <w:lang w:val="en-US"/>
        </w:rPr>
      </w:pPr>
    </w:p>
    <w:p w14:paraId="44AFCC44" w14:textId="77777777" w:rsidR="00224119" w:rsidRPr="00E702A1" w:rsidRDefault="00224119" w:rsidP="00224119">
      <w:pPr>
        <w:rPr>
          <w:color w:val="173B2B" w:themeColor="accent1" w:themeShade="80"/>
          <w:lang w:val="en-US"/>
        </w:rPr>
      </w:pPr>
      <w:r w:rsidRPr="00E702A1">
        <w:rPr>
          <w:color w:val="173B2B" w:themeColor="accent1" w:themeShade="80"/>
          <w:lang w:val="en-US"/>
        </w:rPr>
        <w:t>Advantages:</w:t>
      </w:r>
    </w:p>
    <w:p w14:paraId="273C2F63" w14:textId="77777777" w:rsidR="00224119" w:rsidRPr="00E702A1" w:rsidRDefault="00224119" w:rsidP="00224119">
      <w:pPr>
        <w:rPr>
          <w:color w:val="173B2B" w:themeColor="accent1" w:themeShade="80"/>
          <w:lang w:val="en-US"/>
        </w:rPr>
      </w:pPr>
    </w:p>
    <w:p w14:paraId="4AF2A4E8" w14:textId="77777777" w:rsidR="00224119" w:rsidRPr="00E702A1" w:rsidRDefault="00224119" w:rsidP="00224119">
      <w:pPr>
        <w:rPr>
          <w:color w:val="173B2B" w:themeColor="accent1" w:themeShade="80"/>
          <w:lang w:val="en-US"/>
        </w:rPr>
      </w:pPr>
      <w:r w:rsidRPr="00E702A1">
        <w:rPr>
          <w:color w:val="173B2B" w:themeColor="accent1" w:themeShade="80"/>
          <w:lang w:val="en-US"/>
        </w:rPr>
        <w:t>Improved Generalization: RF reduces overfitting compared to single decision trees, leading to improved generalization.</w:t>
      </w:r>
    </w:p>
    <w:p w14:paraId="59AD3E1C" w14:textId="77777777" w:rsidR="00224119" w:rsidRPr="00E702A1" w:rsidRDefault="00224119" w:rsidP="00224119">
      <w:pPr>
        <w:rPr>
          <w:color w:val="173B2B" w:themeColor="accent1" w:themeShade="80"/>
          <w:lang w:val="en-US"/>
        </w:rPr>
      </w:pPr>
      <w:r w:rsidRPr="00E702A1">
        <w:rPr>
          <w:color w:val="173B2B" w:themeColor="accent1" w:themeShade="80"/>
          <w:lang w:val="en-US"/>
        </w:rPr>
        <w:lastRenderedPageBreak/>
        <w:t>Robust to Noise: RF can handle noisy data and outliers due to the ensemble averaging effect.</w:t>
      </w:r>
    </w:p>
    <w:p w14:paraId="66348C3D" w14:textId="77777777" w:rsidR="00224119" w:rsidRPr="00E702A1" w:rsidRDefault="00224119" w:rsidP="00224119">
      <w:pPr>
        <w:rPr>
          <w:color w:val="173B2B" w:themeColor="accent1" w:themeShade="80"/>
          <w:lang w:val="en-US"/>
        </w:rPr>
      </w:pPr>
      <w:r w:rsidRPr="00E702A1">
        <w:rPr>
          <w:color w:val="173B2B" w:themeColor="accent1" w:themeShade="80"/>
          <w:lang w:val="en-US"/>
        </w:rPr>
        <w:t>Feature Importance: RF provides feature importance scores, aiding in feature selection and interpretation.</w:t>
      </w:r>
    </w:p>
    <w:p w14:paraId="08F4F8B9" w14:textId="77777777" w:rsidR="00224119" w:rsidRPr="00E702A1" w:rsidRDefault="00224119" w:rsidP="00224119">
      <w:pPr>
        <w:rPr>
          <w:color w:val="173B2B" w:themeColor="accent1" w:themeShade="80"/>
          <w:lang w:val="en-US"/>
        </w:rPr>
      </w:pPr>
      <w:r w:rsidRPr="00E702A1">
        <w:rPr>
          <w:color w:val="173B2B" w:themeColor="accent1" w:themeShade="80"/>
          <w:lang w:val="en-US"/>
        </w:rPr>
        <w:t>Drawbacks:</w:t>
      </w:r>
    </w:p>
    <w:p w14:paraId="38F68EA6" w14:textId="77777777" w:rsidR="00224119" w:rsidRPr="00E702A1" w:rsidRDefault="00224119" w:rsidP="00224119">
      <w:pPr>
        <w:rPr>
          <w:color w:val="173B2B" w:themeColor="accent1" w:themeShade="80"/>
          <w:lang w:val="en-US"/>
        </w:rPr>
      </w:pPr>
    </w:p>
    <w:p w14:paraId="65CB4E0B" w14:textId="77777777" w:rsidR="00224119" w:rsidRPr="00E702A1" w:rsidRDefault="00224119" w:rsidP="00224119">
      <w:pPr>
        <w:rPr>
          <w:color w:val="173B2B" w:themeColor="accent1" w:themeShade="80"/>
          <w:lang w:val="en-US"/>
        </w:rPr>
      </w:pPr>
      <w:r w:rsidRPr="00E702A1">
        <w:rPr>
          <w:color w:val="173B2B" w:themeColor="accent1" w:themeShade="80"/>
          <w:lang w:val="en-US"/>
        </w:rPr>
        <w:t xml:space="preserve">Complexity: RF can be computationally intensive, especially with </w:t>
      </w:r>
      <w:proofErr w:type="gramStart"/>
      <w:r w:rsidRPr="00E702A1">
        <w:rPr>
          <w:color w:val="173B2B" w:themeColor="accent1" w:themeShade="80"/>
          <w:lang w:val="en-US"/>
        </w:rPr>
        <w:t>a large number of</w:t>
      </w:r>
      <w:proofErr w:type="gramEnd"/>
      <w:r w:rsidRPr="00E702A1">
        <w:rPr>
          <w:color w:val="173B2B" w:themeColor="accent1" w:themeShade="80"/>
          <w:lang w:val="en-US"/>
        </w:rPr>
        <w:t xml:space="preserve"> trees.</w:t>
      </w:r>
    </w:p>
    <w:p w14:paraId="437DF0BC" w14:textId="77777777" w:rsidR="00224119" w:rsidRPr="00E702A1" w:rsidRDefault="00224119" w:rsidP="00224119">
      <w:pPr>
        <w:rPr>
          <w:color w:val="173B2B" w:themeColor="accent1" w:themeShade="80"/>
          <w:lang w:val="en-US"/>
        </w:rPr>
      </w:pPr>
      <w:r w:rsidRPr="00E702A1">
        <w:rPr>
          <w:color w:val="173B2B" w:themeColor="accent1" w:themeShade="80"/>
          <w:lang w:val="en-US"/>
        </w:rPr>
        <w:t>Less Interpretability: While single decision trees are interpretable, RF's ensemble nature makes it less straightforward to explain.</w:t>
      </w:r>
    </w:p>
    <w:p w14:paraId="518935FC" w14:textId="77777777" w:rsidR="00224119" w:rsidRPr="00E702A1" w:rsidRDefault="00224119" w:rsidP="00224119">
      <w:pPr>
        <w:rPr>
          <w:color w:val="173B2B" w:themeColor="accent1" w:themeShade="80"/>
          <w:lang w:val="en-US"/>
        </w:rPr>
      </w:pPr>
      <w:r w:rsidRPr="00E702A1">
        <w:rPr>
          <w:color w:val="173B2B" w:themeColor="accent1" w:themeShade="80"/>
          <w:lang w:val="en-US"/>
        </w:rPr>
        <w:t>Model Size: RF models can be large, which may impact memory usage and deployment.</w:t>
      </w:r>
    </w:p>
    <w:p w14:paraId="1F7659C9" w14:textId="17E8EEA6" w:rsidR="00FA1F1E" w:rsidRPr="00E702A1" w:rsidRDefault="00224119" w:rsidP="00224119">
      <w:pPr>
        <w:rPr>
          <w:color w:val="173B2B" w:themeColor="accent1" w:themeShade="80"/>
          <w:lang w:val="en-US"/>
        </w:rPr>
      </w:pPr>
      <w:r w:rsidRPr="00E702A1">
        <w:rPr>
          <w:color w:val="173B2B" w:themeColor="accent1" w:themeShade="80"/>
          <w:lang w:val="en-US"/>
        </w:rPr>
        <w:t>In summary, Random Forest is a powerful ensemble learning method that mitigates the drawbacks of individual decision trees while providing robust predictions for a variety of tasks. It offers improved generalization, robustness to noise, and feature importance assessment, making it a valuable addition to your machine learning toolbox.</w:t>
      </w:r>
    </w:p>
    <w:p w14:paraId="4992C3B3" w14:textId="2D8434B6" w:rsidR="00D77207" w:rsidRPr="00E702A1" w:rsidRDefault="00D77207">
      <w:pPr>
        <w:rPr>
          <w:color w:val="173B2B" w:themeColor="accent1" w:themeShade="80"/>
          <w:lang w:val="en-US"/>
        </w:rPr>
      </w:pPr>
    </w:p>
    <w:p w14:paraId="76C1F3C9" w14:textId="74A6EB68" w:rsidR="00D77207" w:rsidRPr="00E702A1" w:rsidRDefault="00D77207">
      <w:pPr>
        <w:rPr>
          <w:color w:val="173B2B" w:themeColor="accent1" w:themeShade="80"/>
          <w:lang w:val="en-US"/>
        </w:rPr>
      </w:pPr>
    </w:p>
    <w:p w14:paraId="60F305A7" w14:textId="1E6A4F1A" w:rsidR="00224119" w:rsidRPr="00E702A1" w:rsidRDefault="00E17E69" w:rsidP="00224119">
      <w:pPr>
        <w:pStyle w:val="Rubrik1"/>
        <w:rPr>
          <w:rFonts w:ascii="Times New Roman" w:hAnsi="Times New Roman" w:cs="Times New Roman"/>
        </w:rPr>
      </w:pPr>
      <w:bookmarkStart w:id="6" w:name="_Toc157679562"/>
      <w:r w:rsidRPr="00E702A1">
        <w:rPr>
          <w:rFonts w:ascii="Times New Roman" w:hAnsi="Times New Roman" w:cs="Times New Roman"/>
        </w:rPr>
        <w:t>3</w:t>
      </w:r>
      <w:r w:rsidR="00224119" w:rsidRPr="00E702A1">
        <w:rPr>
          <w:rFonts w:ascii="Times New Roman" w:hAnsi="Times New Roman" w:cs="Times New Roman"/>
        </w:rPr>
        <w:t>.</w:t>
      </w:r>
      <w:r w:rsidR="002A1C5B" w:rsidRPr="00E702A1">
        <w:rPr>
          <w:rFonts w:ascii="Times New Roman" w:hAnsi="Times New Roman" w:cs="Times New Roman"/>
        </w:rPr>
        <w:t>1.</w:t>
      </w:r>
      <w:r w:rsidR="00224119" w:rsidRPr="00E702A1">
        <w:rPr>
          <w:rFonts w:ascii="Times New Roman" w:hAnsi="Times New Roman" w:cs="Times New Roman"/>
        </w:rPr>
        <w:t>4 Gradient Boosting</w:t>
      </w:r>
      <w:bookmarkEnd w:id="6"/>
    </w:p>
    <w:p w14:paraId="185994E0" w14:textId="77777777" w:rsidR="00D77207" w:rsidRPr="00E702A1" w:rsidRDefault="00D77207">
      <w:pPr>
        <w:rPr>
          <w:color w:val="173B2B" w:themeColor="accent1" w:themeShade="80"/>
          <w:lang w:val="en-US"/>
        </w:rPr>
      </w:pPr>
    </w:p>
    <w:p w14:paraId="0EB345F7" w14:textId="77777777" w:rsidR="00002FA2" w:rsidRPr="00E702A1" w:rsidRDefault="00002FA2" w:rsidP="00002FA2">
      <w:pPr>
        <w:rPr>
          <w:color w:val="173B2B" w:themeColor="accent1" w:themeShade="80"/>
          <w:lang w:val="en-US"/>
        </w:rPr>
      </w:pPr>
      <w:r w:rsidRPr="00E702A1">
        <w:rPr>
          <w:color w:val="173B2B" w:themeColor="accent1" w:themeShade="80"/>
          <w:lang w:val="en-US"/>
        </w:rPr>
        <w:t>Nature:</w:t>
      </w:r>
    </w:p>
    <w:p w14:paraId="0E8FDA91" w14:textId="77777777" w:rsidR="00002FA2" w:rsidRPr="00E702A1" w:rsidRDefault="00002FA2" w:rsidP="00002FA2">
      <w:pPr>
        <w:rPr>
          <w:color w:val="173B2B" w:themeColor="accent1" w:themeShade="80"/>
          <w:lang w:val="en-US"/>
        </w:rPr>
      </w:pPr>
      <w:r w:rsidRPr="00E702A1">
        <w:rPr>
          <w:color w:val="173B2B" w:themeColor="accent1" w:themeShade="80"/>
          <w:lang w:val="en-US"/>
        </w:rPr>
        <w:t>Gradient Boosting (GB) is an ensemble learning technique that combines multiple weak learners, often decision trees, to create a powerful model for both regression and classification tasks.</w:t>
      </w:r>
    </w:p>
    <w:p w14:paraId="3FC0AB3E" w14:textId="77777777" w:rsidR="00002FA2" w:rsidRPr="00E702A1" w:rsidRDefault="00002FA2" w:rsidP="00002FA2">
      <w:pPr>
        <w:rPr>
          <w:color w:val="173B2B" w:themeColor="accent1" w:themeShade="80"/>
          <w:lang w:val="en-US"/>
        </w:rPr>
      </w:pPr>
    </w:p>
    <w:p w14:paraId="5D7636B3" w14:textId="77777777" w:rsidR="00002FA2" w:rsidRPr="00E702A1" w:rsidRDefault="00002FA2" w:rsidP="00002FA2">
      <w:pPr>
        <w:rPr>
          <w:color w:val="173B2B" w:themeColor="accent1" w:themeShade="80"/>
          <w:lang w:val="en-US"/>
        </w:rPr>
      </w:pPr>
      <w:r w:rsidRPr="00E702A1">
        <w:rPr>
          <w:color w:val="173B2B" w:themeColor="accent1" w:themeShade="80"/>
          <w:lang w:val="en-US"/>
        </w:rPr>
        <w:t>Model Function:</w:t>
      </w:r>
    </w:p>
    <w:p w14:paraId="1B1D4E51" w14:textId="77777777" w:rsidR="00002FA2" w:rsidRPr="00E702A1" w:rsidRDefault="00002FA2" w:rsidP="00002FA2">
      <w:pPr>
        <w:rPr>
          <w:color w:val="173B2B" w:themeColor="accent1" w:themeShade="80"/>
          <w:lang w:val="en-US"/>
        </w:rPr>
      </w:pPr>
      <w:r w:rsidRPr="00E702A1">
        <w:rPr>
          <w:color w:val="173B2B" w:themeColor="accent1" w:themeShade="80"/>
          <w:lang w:val="en-US"/>
        </w:rPr>
        <w:t>GB builds an ensemble of decision trees sequentially. It starts with an initial weak learner and then fits subsequent trees to the errors of the preceding ones. Predictions are made by aggregating the individual tree predictions, typically weighted by their contribution to the model.</w:t>
      </w:r>
    </w:p>
    <w:p w14:paraId="4E52325F" w14:textId="77777777" w:rsidR="00002FA2" w:rsidRPr="00E702A1" w:rsidRDefault="00002FA2" w:rsidP="00002FA2">
      <w:pPr>
        <w:rPr>
          <w:color w:val="173B2B" w:themeColor="accent1" w:themeShade="80"/>
          <w:lang w:val="en-US"/>
        </w:rPr>
      </w:pPr>
    </w:p>
    <w:p w14:paraId="42634226" w14:textId="77777777" w:rsidR="00002FA2" w:rsidRPr="00E702A1" w:rsidRDefault="00002FA2" w:rsidP="00002FA2">
      <w:pPr>
        <w:rPr>
          <w:color w:val="173B2B" w:themeColor="accent1" w:themeShade="80"/>
          <w:lang w:val="en-US"/>
        </w:rPr>
      </w:pPr>
      <w:r w:rsidRPr="00E702A1">
        <w:rPr>
          <w:color w:val="173B2B" w:themeColor="accent1" w:themeShade="80"/>
          <w:lang w:val="en-US"/>
        </w:rPr>
        <w:t>Advantages:</w:t>
      </w:r>
    </w:p>
    <w:p w14:paraId="74ED8B43" w14:textId="77777777" w:rsidR="00002FA2" w:rsidRPr="00E702A1" w:rsidRDefault="00002FA2" w:rsidP="00002FA2">
      <w:pPr>
        <w:rPr>
          <w:color w:val="173B2B" w:themeColor="accent1" w:themeShade="80"/>
          <w:lang w:val="en-US"/>
        </w:rPr>
      </w:pPr>
    </w:p>
    <w:p w14:paraId="580472EA" w14:textId="77777777" w:rsidR="00002FA2" w:rsidRPr="00E702A1" w:rsidRDefault="00002FA2" w:rsidP="00002FA2">
      <w:pPr>
        <w:rPr>
          <w:color w:val="173B2B" w:themeColor="accent1" w:themeShade="80"/>
          <w:lang w:val="en-US"/>
        </w:rPr>
      </w:pPr>
      <w:r w:rsidRPr="00E702A1">
        <w:rPr>
          <w:color w:val="173B2B" w:themeColor="accent1" w:themeShade="80"/>
          <w:lang w:val="en-US"/>
        </w:rPr>
        <w:t>High Accuracy: GB often achieves high predictive accuracy, as it iteratively corrects errors made by previous models.</w:t>
      </w:r>
    </w:p>
    <w:p w14:paraId="3DB9524D" w14:textId="77777777" w:rsidR="00002FA2" w:rsidRPr="00E702A1" w:rsidRDefault="00002FA2" w:rsidP="00002FA2">
      <w:pPr>
        <w:rPr>
          <w:color w:val="173B2B" w:themeColor="accent1" w:themeShade="80"/>
          <w:lang w:val="en-US"/>
        </w:rPr>
      </w:pPr>
      <w:r w:rsidRPr="00E702A1">
        <w:rPr>
          <w:color w:val="173B2B" w:themeColor="accent1" w:themeShade="80"/>
          <w:lang w:val="en-US"/>
        </w:rPr>
        <w:t>Versatility: It can handle both regression and classification tasks effectively.</w:t>
      </w:r>
    </w:p>
    <w:p w14:paraId="09971EE8" w14:textId="77777777" w:rsidR="00002FA2" w:rsidRPr="00E702A1" w:rsidRDefault="00002FA2" w:rsidP="00002FA2">
      <w:pPr>
        <w:rPr>
          <w:color w:val="173B2B" w:themeColor="accent1" w:themeShade="80"/>
          <w:lang w:val="en-US"/>
        </w:rPr>
      </w:pPr>
      <w:r w:rsidRPr="00E702A1">
        <w:rPr>
          <w:color w:val="173B2B" w:themeColor="accent1" w:themeShade="80"/>
          <w:lang w:val="en-US"/>
        </w:rPr>
        <w:t>Feature Importance: GB provides feature importance scores, aiding in feature selection and interpretation.</w:t>
      </w:r>
    </w:p>
    <w:p w14:paraId="05894FF9" w14:textId="77777777" w:rsidR="00002FA2" w:rsidRPr="00E702A1" w:rsidRDefault="00002FA2" w:rsidP="00002FA2">
      <w:pPr>
        <w:rPr>
          <w:color w:val="173B2B" w:themeColor="accent1" w:themeShade="80"/>
          <w:lang w:val="en-US"/>
        </w:rPr>
      </w:pPr>
      <w:r w:rsidRPr="00E702A1">
        <w:rPr>
          <w:color w:val="173B2B" w:themeColor="accent1" w:themeShade="80"/>
          <w:lang w:val="en-US"/>
        </w:rPr>
        <w:t>Drawbacks:</w:t>
      </w:r>
    </w:p>
    <w:p w14:paraId="7FCDC4F1" w14:textId="77777777" w:rsidR="00002FA2" w:rsidRPr="00E702A1" w:rsidRDefault="00002FA2" w:rsidP="00002FA2">
      <w:pPr>
        <w:rPr>
          <w:color w:val="173B2B" w:themeColor="accent1" w:themeShade="80"/>
          <w:lang w:val="en-US"/>
        </w:rPr>
      </w:pPr>
    </w:p>
    <w:p w14:paraId="14094851" w14:textId="77777777" w:rsidR="00002FA2" w:rsidRPr="00E702A1" w:rsidRDefault="00002FA2" w:rsidP="00002FA2">
      <w:pPr>
        <w:rPr>
          <w:color w:val="173B2B" w:themeColor="accent1" w:themeShade="80"/>
          <w:lang w:val="en-US"/>
        </w:rPr>
      </w:pPr>
      <w:r w:rsidRPr="00E702A1">
        <w:rPr>
          <w:color w:val="173B2B" w:themeColor="accent1" w:themeShade="80"/>
          <w:lang w:val="en-US"/>
        </w:rPr>
        <w:t>Complexity: GB models can be computationally expensive and require careful tuning of hyperparameters.</w:t>
      </w:r>
    </w:p>
    <w:p w14:paraId="4327FB28" w14:textId="77777777" w:rsidR="00002FA2" w:rsidRPr="00E702A1" w:rsidRDefault="00002FA2" w:rsidP="00002FA2">
      <w:pPr>
        <w:rPr>
          <w:color w:val="173B2B" w:themeColor="accent1" w:themeShade="80"/>
          <w:lang w:val="en-US"/>
        </w:rPr>
      </w:pPr>
      <w:r w:rsidRPr="00E702A1">
        <w:rPr>
          <w:color w:val="173B2B" w:themeColor="accent1" w:themeShade="80"/>
          <w:lang w:val="en-US"/>
        </w:rPr>
        <w:t>Overfitting: If not properly regularized, GB can overfit, especially with deep trees.</w:t>
      </w:r>
    </w:p>
    <w:p w14:paraId="6FDAFC0E" w14:textId="77777777" w:rsidR="00002FA2" w:rsidRPr="00E702A1" w:rsidRDefault="00002FA2" w:rsidP="00002FA2">
      <w:pPr>
        <w:rPr>
          <w:color w:val="173B2B" w:themeColor="accent1" w:themeShade="80"/>
          <w:lang w:val="en-US"/>
        </w:rPr>
      </w:pPr>
      <w:r w:rsidRPr="00E702A1">
        <w:rPr>
          <w:color w:val="173B2B" w:themeColor="accent1" w:themeShade="80"/>
          <w:lang w:val="en-US"/>
        </w:rPr>
        <w:t>Interpretability: While GB can provide feature importance, it may be less interpretable than simpler models like linear regression.</w:t>
      </w:r>
    </w:p>
    <w:p w14:paraId="08006A1A" w14:textId="3F048CB6" w:rsidR="00D77207" w:rsidRPr="00E702A1" w:rsidRDefault="00002FA2" w:rsidP="00002FA2">
      <w:pPr>
        <w:rPr>
          <w:color w:val="173B2B" w:themeColor="accent1" w:themeShade="80"/>
          <w:lang w:val="en-US"/>
        </w:rPr>
      </w:pPr>
      <w:r w:rsidRPr="00E702A1">
        <w:rPr>
          <w:color w:val="173B2B" w:themeColor="accent1" w:themeShade="80"/>
          <w:lang w:val="en-US"/>
        </w:rPr>
        <w:t>In summary, Gradient Boosting is a robust ensemble learning technique that excels in predictive accuracy and can handle various types of tasks. It leverages the strength of multiple weak learners to create a powerful model while offering insights into feature importance for enhanced understanding of the data.</w:t>
      </w:r>
    </w:p>
    <w:p w14:paraId="3DF9F03D" w14:textId="397221CA" w:rsidR="00D569FD" w:rsidRPr="00E702A1" w:rsidRDefault="00E17E69" w:rsidP="00D569FD">
      <w:pPr>
        <w:pStyle w:val="Rubrik1"/>
        <w:rPr>
          <w:rFonts w:ascii="Times New Roman" w:hAnsi="Times New Roman" w:cs="Times New Roman"/>
        </w:rPr>
      </w:pPr>
      <w:bookmarkStart w:id="7" w:name="_Toc157679563"/>
      <w:r w:rsidRPr="00E702A1">
        <w:rPr>
          <w:rFonts w:ascii="Times New Roman" w:hAnsi="Times New Roman" w:cs="Times New Roman"/>
        </w:rPr>
        <w:lastRenderedPageBreak/>
        <w:t>3</w:t>
      </w:r>
      <w:r w:rsidR="00D569FD" w:rsidRPr="00E702A1">
        <w:rPr>
          <w:rFonts w:ascii="Times New Roman" w:hAnsi="Times New Roman" w:cs="Times New Roman"/>
        </w:rPr>
        <w:t>.2</w:t>
      </w:r>
      <w:r w:rsidR="0046655D" w:rsidRPr="00E702A1">
        <w:rPr>
          <w:rFonts w:ascii="Times New Roman" w:hAnsi="Times New Roman" w:cs="Times New Roman"/>
        </w:rPr>
        <w:t xml:space="preserve"> Hyperparameter Tunning</w:t>
      </w:r>
      <w:bookmarkEnd w:id="7"/>
      <w:r w:rsidR="0046655D" w:rsidRPr="00E702A1">
        <w:rPr>
          <w:rFonts w:ascii="Times New Roman" w:hAnsi="Times New Roman" w:cs="Times New Roman"/>
        </w:rPr>
        <w:t xml:space="preserve"> </w:t>
      </w:r>
    </w:p>
    <w:p w14:paraId="76D8363B" w14:textId="77777777" w:rsidR="0046655D" w:rsidRPr="00E702A1" w:rsidRDefault="0046655D" w:rsidP="0046655D">
      <w:pPr>
        <w:rPr>
          <w:lang w:val="en-US"/>
        </w:rPr>
      </w:pPr>
    </w:p>
    <w:p w14:paraId="664066C2" w14:textId="77777777" w:rsidR="0046655D" w:rsidRPr="00E702A1" w:rsidRDefault="0046655D" w:rsidP="0046655D">
      <w:pPr>
        <w:rPr>
          <w:lang w:val="en-US"/>
        </w:rPr>
      </w:pPr>
    </w:p>
    <w:p w14:paraId="4425E5E9" w14:textId="77777777" w:rsidR="00D5579B" w:rsidRPr="00E702A1" w:rsidRDefault="00D5579B" w:rsidP="00D5579B">
      <w:pPr>
        <w:rPr>
          <w:color w:val="173B2B" w:themeColor="accent1" w:themeShade="80"/>
          <w:lang w:val="en-US"/>
        </w:rPr>
      </w:pPr>
      <w:r w:rsidRPr="00E702A1">
        <w:rPr>
          <w:color w:val="173B2B" w:themeColor="accent1" w:themeShade="80"/>
          <w:lang w:val="en-US"/>
        </w:rPr>
        <w:t>Hyperparameter tuning is the process of systematically searching and optimizing the hyperparameters of a machine learning model. Hyperparameters are parameters that are not learned from the data but are set prior to the model's training. They include settings such as learning rates, regularization strengths, and the depth of decision trees.</w:t>
      </w:r>
    </w:p>
    <w:p w14:paraId="7CF1E3F2" w14:textId="77777777" w:rsidR="00D5579B" w:rsidRPr="00E702A1" w:rsidRDefault="00D5579B" w:rsidP="00D5579B">
      <w:pPr>
        <w:rPr>
          <w:color w:val="173B2B" w:themeColor="accent1" w:themeShade="80"/>
          <w:lang w:val="en-US"/>
        </w:rPr>
      </w:pPr>
    </w:p>
    <w:p w14:paraId="66C2C5FB" w14:textId="77777777" w:rsidR="00D5579B" w:rsidRPr="00E702A1" w:rsidRDefault="00D5579B" w:rsidP="00D5579B">
      <w:pPr>
        <w:rPr>
          <w:color w:val="173B2B" w:themeColor="accent1" w:themeShade="80"/>
          <w:lang w:val="en-US"/>
        </w:rPr>
      </w:pPr>
      <w:r w:rsidRPr="00E702A1">
        <w:rPr>
          <w:color w:val="173B2B" w:themeColor="accent1" w:themeShade="80"/>
          <w:lang w:val="en-US"/>
        </w:rPr>
        <w:t>Hyperparameter tuning is crucial because it helps improve the model's performance and generalization. Here's why it helps:</w:t>
      </w:r>
    </w:p>
    <w:p w14:paraId="59320CD1" w14:textId="77777777" w:rsidR="00D5579B" w:rsidRPr="00E702A1" w:rsidRDefault="00D5579B" w:rsidP="00D5579B">
      <w:pPr>
        <w:rPr>
          <w:color w:val="173B2B" w:themeColor="accent1" w:themeShade="80"/>
          <w:lang w:val="en-US"/>
        </w:rPr>
      </w:pPr>
    </w:p>
    <w:p w14:paraId="70229792" w14:textId="77777777" w:rsidR="00D5579B" w:rsidRPr="00E702A1" w:rsidRDefault="00D5579B" w:rsidP="00D5579B">
      <w:pPr>
        <w:rPr>
          <w:color w:val="173B2B" w:themeColor="accent1" w:themeShade="80"/>
          <w:lang w:val="en-US"/>
        </w:rPr>
      </w:pPr>
      <w:r w:rsidRPr="00E702A1">
        <w:rPr>
          <w:color w:val="173B2B" w:themeColor="accent1" w:themeShade="80"/>
          <w:lang w:val="en-US"/>
        </w:rPr>
        <w:t>Optimizing Model Performance: Different hyperparameter values can significantly impact a model's performance. Tuning these hyperparameters allows us to find the configuration that leads to the best possible results on a given dataset.</w:t>
      </w:r>
    </w:p>
    <w:p w14:paraId="7A1DC096" w14:textId="77777777" w:rsidR="00D5579B" w:rsidRPr="00E702A1" w:rsidRDefault="00D5579B" w:rsidP="00D5579B">
      <w:pPr>
        <w:rPr>
          <w:color w:val="173B2B" w:themeColor="accent1" w:themeShade="80"/>
          <w:lang w:val="en-US"/>
        </w:rPr>
      </w:pPr>
      <w:r w:rsidRPr="00E702A1">
        <w:rPr>
          <w:color w:val="173B2B" w:themeColor="accent1" w:themeShade="80"/>
          <w:lang w:val="en-US"/>
        </w:rPr>
        <w:t>Avoiding Overfitting: Hyperparameters like regularization strength can control a model's complexity. Tuning them appropriately helps prevent overfitting, where a model fits the training data too closely and performs poorly on unseen data.</w:t>
      </w:r>
    </w:p>
    <w:p w14:paraId="627220C4" w14:textId="77777777" w:rsidR="00D5579B" w:rsidRPr="00E702A1" w:rsidRDefault="00D5579B" w:rsidP="00D5579B">
      <w:pPr>
        <w:rPr>
          <w:color w:val="173B2B" w:themeColor="accent1" w:themeShade="80"/>
          <w:lang w:val="en-US"/>
        </w:rPr>
      </w:pPr>
      <w:r w:rsidRPr="00E702A1">
        <w:rPr>
          <w:color w:val="173B2B" w:themeColor="accent1" w:themeShade="80"/>
          <w:lang w:val="en-US"/>
        </w:rPr>
        <w:t>Enhancing Generalization: A well-tuned model generalizes better to new, unseen data. Hyperparameter tuning ensures that the model is robust and capable of making accurate predictions on real-world data beyond the training set.</w:t>
      </w:r>
    </w:p>
    <w:p w14:paraId="4F5FFD28" w14:textId="77777777" w:rsidR="00D5579B" w:rsidRPr="00E702A1" w:rsidRDefault="00D5579B" w:rsidP="00D5579B">
      <w:pPr>
        <w:rPr>
          <w:color w:val="173B2B" w:themeColor="accent1" w:themeShade="80"/>
          <w:lang w:val="en-US"/>
        </w:rPr>
      </w:pPr>
      <w:r w:rsidRPr="00E702A1">
        <w:rPr>
          <w:color w:val="173B2B" w:themeColor="accent1" w:themeShade="80"/>
          <w:lang w:val="en-US"/>
        </w:rPr>
        <w:t>Efficient Resource Usage: Tuning hyperparameters can also improve the efficiency of model training. By finding the right set of hyperparameters, we can reduce the time and computational resources needed for training while still achieving excellent results.</w:t>
      </w:r>
    </w:p>
    <w:p w14:paraId="11EF91D5" w14:textId="307FCE56" w:rsidR="00D77207" w:rsidRPr="00E702A1" w:rsidRDefault="00D5579B" w:rsidP="00D5579B">
      <w:pPr>
        <w:rPr>
          <w:color w:val="173B2B" w:themeColor="accent1" w:themeShade="80"/>
          <w:lang w:val="en-US"/>
        </w:rPr>
      </w:pPr>
      <w:r w:rsidRPr="00E702A1">
        <w:rPr>
          <w:color w:val="173B2B" w:themeColor="accent1" w:themeShade="80"/>
          <w:lang w:val="en-US"/>
        </w:rPr>
        <w:t>In summary, hyperparameter tuning is a crucial step in the machine learning pipeline because it enables us to optimize model performance, enhance generalization, and efficiently allocate resources, ultimately leading to better and more reliable models.</w:t>
      </w:r>
    </w:p>
    <w:p w14:paraId="3F9D5875" w14:textId="77777777" w:rsidR="00D77207" w:rsidRPr="00E702A1" w:rsidRDefault="00D77207">
      <w:pPr>
        <w:rPr>
          <w:color w:val="173B2B" w:themeColor="accent1" w:themeShade="80"/>
          <w:lang w:val="en-US"/>
        </w:rPr>
      </w:pPr>
    </w:p>
    <w:p w14:paraId="3DDE005F" w14:textId="77777777" w:rsidR="00D77207" w:rsidRPr="00E702A1" w:rsidRDefault="00D77207">
      <w:pPr>
        <w:rPr>
          <w:color w:val="173B2B" w:themeColor="accent1" w:themeShade="80"/>
          <w:lang w:val="en-US"/>
        </w:rPr>
      </w:pPr>
    </w:p>
    <w:p w14:paraId="66A02952" w14:textId="0288465D" w:rsidR="001C6DA5" w:rsidRPr="00E702A1" w:rsidRDefault="001D47D9" w:rsidP="00E13189">
      <w:pPr>
        <w:pStyle w:val="Rubrik1"/>
        <w:numPr>
          <w:ilvl w:val="0"/>
          <w:numId w:val="4"/>
        </w:numPr>
        <w:rPr>
          <w:rFonts w:ascii="Times New Roman" w:hAnsi="Times New Roman" w:cs="Times New Roman"/>
          <w:color w:val="173B2B" w:themeColor="accent1" w:themeShade="80"/>
        </w:rPr>
      </w:pPr>
      <w:bookmarkStart w:id="8" w:name="_Toc157679564"/>
      <w:r w:rsidRPr="00E702A1">
        <w:rPr>
          <w:rFonts w:ascii="Times New Roman" w:hAnsi="Times New Roman" w:cs="Times New Roman"/>
          <w:color w:val="173B2B" w:themeColor="accent1" w:themeShade="80"/>
        </w:rPr>
        <w:t>Evaluation</w:t>
      </w:r>
      <w:r w:rsidR="0027396A" w:rsidRPr="00E702A1">
        <w:rPr>
          <w:rFonts w:ascii="Times New Roman" w:hAnsi="Times New Roman" w:cs="Times New Roman"/>
          <w:color w:val="173B2B" w:themeColor="accent1" w:themeShade="80"/>
        </w:rPr>
        <w:t xml:space="preserve"> Metrics</w:t>
      </w:r>
      <w:bookmarkEnd w:id="8"/>
      <w:r w:rsidR="001C6DA5" w:rsidRPr="00E702A1">
        <w:rPr>
          <w:rFonts w:ascii="Times New Roman" w:hAnsi="Times New Roman" w:cs="Times New Roman"/>
          <w:color w:val="173B2B" w:themeColor="accent1" w:themeShade="80"/>
        </w:rPr>
        <w:t xml:space="preserve"> </w:t>
      </w:r>
    </w:p>
    <w:p w14:paraId="72696D87" w14:textId="77777777" w:rsidR="00D77207" w:rsidRPr="00E702A1" w:rsidRDefault="00D77207" w:rsidP="00833E29">
      <w:pPr>
        <w:rPr>
          <w:color w:val="173B2B" w:themeColor="accent1" w:themeShade="80"/>
          <w:lang w:val="en-US"/>
        </w:rPr>
      </w:pPr>
    </w:p>
    <w:p w14:paraId="61E82988" w14:textId="77777777" w:rsidR="00D77207" w:rsidRPr="00E702A1" w:rsidRDefault="00D77207" w:rsidP="00833E29">
      <w:pPr>
        <w:rPr>
          <w:color w:val="173B2B" w:themeColor="accent1" w:themeShade="80"/>
          <w:lang w:val="en-US"/>
        </w:rPr>
      </w:pPr>
    </w:p>
    <w:p w14:paraId="74E44CB2" w14:textId="77777777" w:rsidR="006477B0" w:rsidRPr="00E702A1" w:rsidRDefault="006477B0" w:rsidP="00833E29">
      <w:pPr>
        <w:rPr>
          <w:color w:val="173B2B" w:themeColor="accent1" w:themeShade="80"/>
          <w:lang w:val="en-US"/>
        </w:rPr>
      </w:pPr>
      <w:r w:rsidRPr="00E702A1">
        <w:rPr>
          <w:color w:val="173B2B" w:themeColor="accent1" w:themeShade="80"/>
          <w:lang w:val="en-US"/>
        </w:rPr>
        <w:t>A confusion matrix is a fundamental tool in evaluating the performance of a machine learning model, especially in classification tasks. It provides a clear and concise summary of how well the model is classifying instances.</w:t>
      </w:r>
    </w:p>
    <w:p w14:paraId="755F3C5A" w14:textId="64A18956" w:rsidR="006477B0" w:rsidRPr="00E702A1" w:rsidRDefault="006477B0" w:rsidP="00833E29">
      <w:pPr>
        <w:rPr>
          <w:color w:val="173B2B" w:themeColor="accent1" w:themeShade="80"/>
          <w:lang w:val="en-US"/>
        </w:rPr>
      </w:pPr>
    </w:p>
    <w:p w14:paraId="619B33EA" w14:textId="77777777" w:rsidR="006477B0" w:rsidRPr="00E702A1" w:rsidRDefault="006477B0" w:rsidP="00833E29">
      <w:pPr>
        <w:rPr>
          <w:color w:val="173B2B" w:themeColor="accent1" w:themeShade="80"/>
          <w:lang w:val="en-US"/>
        </w:rPr>
      </w:pPr>
      <w:r w:rsidRPr="00E702A1">
        <w:rPr>
          <w:color w:val="173B2B" w:themeColor="accent1" w:themeShade="80"/>
          <w:lang w:val="en-US"/>
        </w:rPr>
        <w:t>At its core, a confusion matrix breaks down the model's predictions into four categories:</w:t>
      </w:r>
    </w:p>
    <w:p w14:paraId="1A239584" w14:textId="77777777" w:rsidR="006477B0" w:rsidRPr="00E702A1" w:rsidRDefault="006477B0" w:rsidP="00833E29">
      <w:pPr>
        <w:rPr>
          <w:color w:val="173B2B" w:themeColor="accent1" w:themeShade="80"/>
          <w:lang w:val="en-US"/>
        </w:rPr>
      </w:pPr>
    </w:p>
    <w:p w14:paraId="622BA5F1" w14:textId="4524E74D" w:rsidR="006477B0" w:rsidRPr="00E702A1" w:rsidRDefault="006477B0" w:rsidP="00E13189">
      <w:pPr>
        <w:pStyle w:val="Liststycke"/>
        <w:numPr>
          <w:ilvl w:val="0"/>
          <w:numId w:val="3"/>
        </w:numPr>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r w:rsidRPr="00E702A1">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t>True Positives (TP): Instances correctly predicted as positive.</w:t>
      </w:r>
    </w:p>
    <w:p w14:paraId="3F8A0935" w14:textId="0A78851D" w:rsidR="006477B0" w:rsidRPr="00E702A1" w:rsidRDefault="006477B0" w:rsidP="00E13189">
      <w:pPr>
        <w:pStyle w:val="Liststycke"/>
        <w:numPr>
          <w:ilvl w:val="0"/>
          <w:numId w:val="3"/>
        </w:numPr>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r w:rsidRPr="00E702A1">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t>True Negatives (TN): Instances correctly predicted as negative.</w:t>
      </w:r>
    </w:p>
    <w:p w14:paraId="2D901D5B" w14:textId="721BE160" w:rsidR="006477B0" w:rsidRPr="00E702A1" w:rsidRDefault="006477B0" w:rsidP="00E13189">
      <w:pPr>
        <w:pStyle w:val="Liststycke"/>
        <w:numPr>
          <w:ilvl w:val="0"/>
          <w:numId w:val="3"/>
        </w:numPr>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r w:rsidRPr="00E702A1">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t>False Positives (FP): Instances incorrectly predicted as positive (Type I error).</w:t>
      </w:r>
    </w:p>
    <w:p w14:paraId="0CC30381" w14:textId="36FE43EF" w:rsidR="006477B0" w:rsidRPr="00E702A1" w:rsidRDefault="006477B0" w:rsidP="00E13189">
      <w:pPr>
        <w:pStyle w:val="Liststycke"/>
        <w:numPr>
          <w:ilvl w:val="0"/>
          <w:numId w:val="3"/>
        </w:numPr>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r w:rsidRPr="00E702A1">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t>False Negatives (FN): Instances incorrectly predicted as negative (Type II error).</w:t>
      </w:r>
    </w:p>
    <w:p w14:paraId="74565319" w14:textId="77777777" w:rsidR="00736D72" w:rsidRPr="00E702A1" w:rsidRDefault="00736D72" w:rsidP="00736D72">
      <w:pPr>
        <w:pStyle w:val="Liststycke"/>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p>
    <w:p w14:paraId="306A1E5E" w14:textId="77777777" w:rsidR="006477B0" w:rsidRPr="00E702A1" w:rsidRDefault="006477B0" w:rsidP="006477B0">
      <w:pPr>
        <w:rPr>
          <w:color w:val="173B2B" w:themeColor="accent1" w:themeShade="80"/>
          <w:lang w:val="en-US"/>
        </w:rPr>
      </w:pPr>
      <w:r w:rsidRPr="00E702A1">
        <w:rPr>
          <w:color w:val="173B2B" w:themeColor="accent1" w:themeShade="80"/>
          <w:lang w:val="en-US"/>
        </w:rPr>
        <w:t>From this matrix, several crucial metrics can be derived, each offering unique insights into the model's performance:</w:t>
      </w:r>
    </w:p>
    <w:p w14:paraId="721BBFF5" w14:textId="16E694D5" w:rsidR="006477B0" w:rsidRPr="00E702A1" w:rsidRDefault="00AF3294" w:rsidP="006477B0">
      <w:pPr>
        <w:rPr>
          <w:color w:val="173B2B" w:themeColor="accent1" w:themeShade="80"/>
          <w:lang w:val="en-US"/>
        </w:rPr>
      </w:pPr>
      <w:r w:rsidRPr="00E702A1">
        <w:rPr>
          <w:color w:val="173B2B" w:themeColor="accent1" w:themeShade="80"/>
          <w:lang w:val="en-US"/>
        </w:rPr>
        <w:t xml:space="preserve"> </w:t>
      </w:r>
    </w:p>
    <w:p w14:paraId="2DA0029B" w14:textId="77777777" w:rsidR="006477B0" w:rsidRPr="00E702A1" w:rsidRDefault="006477B0" w:rsidP="006477B0">
      <w:pPr>
        <w:rPr>
          <w:color w:val="173B2B" w:themeColor="accent1" w:themeShade="80"/>
          <w:lang w:val="en-US"/>
        </w:rPr>
      </w:pPr>
      <w:r w:rsidRPr="00E702A1">
        <w:rPr>
          <w:color w:val="173B2B" w:themeColor="accent1" w:themeShade="80"/>
          <w:lang w:val="en-US"/>
        </w:rPr>
        <w:lastRenderedPageBreak/>
        <w:t>Accuracy: Measures the overall correctness of the model's predictions, calculated as (TP + TN) / (TP + TN + FP + FN).</w:t>
      </w:r>
    </w:p>
    <w:p w14:paraId="458A6219" w14:textId="77777777" w:rsidR="00736D72" w:rsidRPr="00E702A1" w:rsidRDefault="00736D72" w:rsidP="006477B0">
      <w:pPr>
        <w:rPr>
          <w:color w:val="173B2B" w:themeColor="accent1" w:themeShade="80"/>
          <w:lang w:val="en-US"/>
        </w:rPr>
      </w:pPr>
    </w:p>
    <w:p w14:paraId="6E90BDA9" w14:textId="77777777" w:rsidR="006477B0" w:rsidRPr="00E702A1" w:rsidRDefault="006477B0" w:rsidP="006477B0">
      <w:pPr>
        <w:rPr>
          <w:color w:val="173B2B" w:themeColor="accent1" w:themeShade="80"/>
          <w:lang w:val="en-US"/>
        </w:rPr>
      </w:pPr>
      <w:r w:rsidRPr="00E702A1">
        <w:rPr>
          <w:color w:val="173B2B" w:themeColor="accent1" w:themeShade="80"/>
          <w:lang w:val="en-US"/>
        </w:rPr>
        <w:t>Precision: Indicates the proportion of true positive predictions among all positive predictions, calculated as TP / (TP + FP). It measures the model's ability to avoid false positive errors.</w:t>
      </w:r>
    </w:p>
    <w:p w14:paraId="47838805" w14:textId="77777777" w:rsidR="00736D72" w:rsidRPr="00E702A1" w:rsidRDefault="00736D72" w:rsidP="006477B0">
      <w:pPr>
        <w:rPr>
          <w:color w:val="173B2B" w:themeColor="accent1" w:themeShade="80"/>
          <w:lang w:val="en-US"/>
        </w:rPr>
      </w:pPr>
    </w:p>
    <w:p w14:paraId="41C8F5EE" w14:textId="77777777" w:rsidR="006477B0" w:rsidRPr="00E702A1" w:rsidRDefault="006477B0" w:rsidP="006477B0">
      <w:pPr>
        <w:rPr>
          <w:color w:val="173B2B" w:themeColor="accent1" w:themeShade="80"/>
          <w:lang w:val="en-US"/>
        </w:rPr>
      </w:pPr>
      <w:r w:rsidRPr="00E702A1">
        <w:rPr>
          <w:color w:val="173B2B" w:themeColor="accent1" w:themeShade="80"/>
          <w:lang w:val="en-US"/>
        </w:rPr>
        <w:t>Recall (Sensitivity or True Positive Rate): Represents the proportion of true positive predictions among all actual positive instances, calculated as TP / (TP + FN). It assesses the model's ability to identify all relevant positive cases.</w:t>
      </w:r>
    </w:p>
    <w:p w14:paraId="2E35334C" w14:textId="77777777" w:rsidR="00736D72" w:rsidRPr="00E702A1" w:rsidRDefault="00736D72" w:rsidP="006477B0">
      <w:pPr>
        <w:rPr>
          <w:color w:val="173B2B" w:themeColor="accent1" w:themeShade="80"/>
          <w:lang w:val="en-US"/>
        </w:rPr>
      </w:pPr>
    </w:p>
    <w:p w14:paraId="558F76C3" w14:textId="77777777" w:rsidR="006477B0" w:rsidRPr="00E702A1" w:rsidRDefault="006477B0" w:rsidP="006477B0">
      <w:pPr>
        <w:rPr>
          <w:color w:val="173B2B" w:themeColor="accent1" w:themeShade="80"/>
          <w:lang w:val="en-US"/>
        </w:rPr>
      </w:pPr>
      <w:r w:rsidRPr="00E702A1">
        <w:rPr>
          <w:color w:val="173B2B" w:themeColor="accent1" w:themeShade="80"/>
          <w:lang w:val="en-US"/>
        </w:rPr>
        <w:t>F1-Score: Combines precision and recall into a single metric, providing a balanced measure of a model's performance. It is calculated as 2 * (Precision * Recall) / (Precision + Recall).</w:t>
      </w:r>
    </w:p>
    <w:p w14:paraId="276EE110" w14:textId="77777777" w:rsidR="00736D72" w:rsidRPr="00E702A1" w:rsidRDefault="00736D72" w:rsidP="006477B0">
      <w:pPr>
        <w:rPr>
          <w:color w:val="173B2B" w:themeColor="accent1" w:themeShade="80"/>
          <w:lang w:val="en-US"/>
        </w:rPr>
      </w:pPr>
    </w:p>
    <w:p w14:paraId="7BCC05BB" w14:textId="77777777" w:rsidR="006477B0" w:rsidRPr="00E702A1" w:rsidRDefault="006477B0" w:rsidP="006477B0">
      <w:pPr>
        <w:rPr>
          <w:color w:val="173B2B" w:themeColor="accent1" w:themeShade="80"/>
          <w:lang w:val="en-US"/>
        </w:rPr>
      </w:pPr>
      <w:r w:rsidRPr="00E702A1">
        <w:rPr>
          <w:color w:val="173B2B" w:themeColor="accent1" w:themeShade="80"/>
          <w:lang w:val="en-US"/>
        </w:rPr>
        <w:t>Specificity (True Negative Rate): Indicates the proportion of true negative predictions among all actual negative instances, calculated as TN / (TN + FP). It assesses the model's ability to identify all relevant negative cases.</w:t>
      </w:r>
    </w:p>
    <w:p w14:paraId="6249DA74" w14:textId="77777777" w:rsidR="00736D72" w:rsidRPr="00E702A1" w:rsidRDefault="00736D72" w:rsidP="006477B0">
      <w:pPr>
        <w:rPr>
          <w:color w:val="173B2B" w:themeColor="accent1" w:themeShade="80"/>
          <w:lang w:val="en-US"/>
        </w:rPr>
      </w:pPr>
    </w:p>
    <w:p w14:paraId="77AFEE61" w14:textId="5D04D08A" w:rsidR="003B3D7E" w:rsidRPr="00E702A1" w:rsidRDefault="006477B0" w:rsidP="006477B0">
      <w:pPr>
        <w:rPr>
          <w:color w:val="173B2B" w:themeColor="accent1" w:themeShade="80"/>
          <w:lang w:val="en-US"/>
        </w:rPr>
      </w:pPr>
      <w:r w:rsidRPr="00E702A1">
        <w:rPr>
          <w:color w:val="173B2B" w:themeColor="accent1" w:themeShade="80"/>
          <w:lang w:val="en-US"/>
        </w:rPr>
        <w:t>False Positive Rate (FPR): Measures the proportion of false positive predictions among all actual negative instances, calculated as FP / (TN + FP). It is the complement of specificity.</w:t>
      </w:r>
    </w:p>
    <w:p w14:paraId="77C549CC" w14:textId="0E0C61B5" w:rsidR="003B3D7E" w:rsidRPr="00E702A1" w:rsidRDefault="003B3D7E">
      <w:pPr>
        <w:rPr>
          <w:color w:val="173B2B" w:themeColor="accent1" w:themeShade="80"/>
          <w:lang w:val="en-US"/>
        </w:rPr>
      </w:pPr>
    </w:p>
    <w:p w14:paraId="199AC748" w14:textId="02BB0676" w:rsidR="003B3D7E" w:rsidRPr="00E702A1" w:rsidRDefault="003B3D7E">
      <w:pPr>
        <w:rPr>
          <w:color w:val="173B2B" w:themeColor="accent1" w:themeShade="80"/>
          <w:lang w:val="en-US"/>
        </w:rPr>
      </w:pPr>
    </w:p>
    <w:p w14:paraId="7227F03A" w14:textId="13B44E0E" w:rsidR="00CC2795" w:rsidRPr="00E702A1" w:rsidRDefault="00DE4CC9" w:rsidP="00E13189">
      <w:pPr>
        <w:pStyle w:val="Rubrik2"/>
        <w:numPr>
          <w:ilvl w:val="1"/>
          <w:numId w:val="5"/>
        </w:numPr>
        <w:rPr>
          <w:rFonts w:ascii="Times New Roman" w:hAnsi="Times New Roman" w:cs="Times New Roman"/>
          <w:lang w:val="en-US"/>
        </w:rPr>
      </w:pPr>
      <w:bookmarkStart w:id="9" w:name="_Toc157679565"/>
      <w:r w:rsidRPr="00E702A1">
        <w:rPr>
          <w:rFonts w:ascii="Times New Roman" w:hAnsi="Times New Roman" w:cs="Times New Roman"/>
          <w:lang w:val="en-US"/>
        </w:rPr>
        <w:t>Evolution</w:t>
      </w:r>
      <w:r w:rsidR="00CC2795" w:rsidRPr="00E702A1">
        <w:rPr>
          <w:rFonts w:ascii="Times New Roman" w:hAnsi="Times New Roman" w:cs="Times New Roman"/>
          <w:lang w:val="en-US"/>
        </w:rPr>
        <w:t xml:space="preserve"> Metrics </w:t>
      </w:r>
      <w:r w:rsidR="00720AC7" w:rsidRPr="00E702A1">
        <w:rPr>
          <w:rFonts w:ascii="Times New Roman" w:hAnsi="Times New Roman" w:cs="Times New Roman"/>
          <w:lang w:val="en-US"/>
        </w:rPr>
        <w:t>– Hyperparameter Tunning</w:t>
      </w:r>
      <w:bookmarkEnd w:id="9"/>
    </w:p>
    <w:p w14:paraId="11CB427C" w14:textId="77777777" w:rsidR="00CC2795" w:rsidRPr="00E702A1" w:rsidRDefault="00CC2795" w:rsidP="00720AC7">
      <w:pPr>
        <w:pStyle w:val="Brdtext"/>
        <w:rPr>
          <w:rFonts w:ascii="Times New Roman" w:hAnsi="Times New Roman" w:cs="Times New Roman"/>
          <w:lang w:val="en-US"/>
        </w:rPr>
      </w:pPr>
    </w:p>
    <w:p w14:paraId="14523A5D" w14:textId="7D956051" w:rsidR="00C31F45" w:rsidRPr="00E702A1" w:rsidRDefault="005F0341" w:rsidP="00F623AF">
      <w:pPr>
        <w:rPr>
          <w:color w:val="173B2B" w:themeColor="accent1" w:themeShade="80"/>
          <w:lang w:val="en-US"/>
        </w:rPr>
      </w:pPr>
      <w:r w:rsidRPr="00E702A1">
        <w:rPr>
          <w:color w:val="173B2B" w:themeColor="accent1" w:themeShade="80"/>
          <w:lang w:val="en-US"/>
        </w:rPr>
        <w:t>Given the significant imbalance in the input data for the Validation/Test samples, assessing metrics in isolation, such as Accuracy and Recall, might initially seem satisfactory. Nevertheless, opting for metrics that strike a balance in evaluating the performance of both classes, like the F1-Score, can yield a more robust and dependable model assessment.</w:t>
      </w:r>
      <w:r w:rsidR="00F71C46" w:rsidRPr="00E702A1">
        <w:rPr>
          <w:color w:val="173B2B" w:themeColor="accent1" w:themeShade="80"/>
          <w:lang w:val="en-US"/>
        </w:rPr>
        <w:t xml:space="preserve"> </w:t>
      </w:r>
      <w:r w:rsidR="00F47276" w:rsidRPr="00E702A1">
        <w:rPr>
          <w:color w:val="173B2B" w:themeColor="accent1" w:themeShade="80"/>
          <w:lang w:val="en-US"/>
        </w:rPr>
        <w:t>To</w:t>
      </w:r>
      <w:r w:rsidR="00261A02" w:rsidRPr="00E702A1">
        <w:rPr>
          <w:color w:val="173B2B" w:themeColor="accent1" w:themeShade="80"/>
          <w:lang w:val="en-US"/>
        </w:rPr>
        <w:t xml:space="preserve"> </w:t>
      </w:r>
      <w:r w:rsidR="00F47276" w:rsidRPr="00E702A1">
        <w:rPr>
          <w:color w:val="173B2B" w:themeColor="accent1" w:themeShade="80"/>
          <w:lang w:val="en-US"/>
        </w:rPr>
        <w:t>achieve</w:t>
      </w:r>
      <w:r w:rsidR="00261A02" w:rsidRPr="00E702A1">
        <w:rPr>
          <w:color w:val="173B2B" w:themeColor="accent1" w:themeShade="80"/>
          <w:lang w:val="en-US"/>
        </w:rPr>
        <w:t xml:space="preserve"> this a hyperparameter class have been developed to </w:t>
      </w:r>
      <w:r w:rsidR="00F47276" w:rsidRPr="00E702A1">
        <w:rPr>
          <w:color w:val="173B2B" w:themeColor="accent1" w:themeShade="80"/>
          <w:lang w:val="en-US"/>
        </w:rPr>
        <w:t>boost Precision, F1 score while still aim for a satisfactory Accuracy.</w:t>
      </w:r>
    </w:p>
    <w:p w14:paraId="244FFC76" w14:textId="77777777" w:rsidR="00F71C46" w:rsidRPr="00E702A1" w:rsidRDefault="00F71C46" w:rsidP="00F623AF">
      <w:pPr>
        <w:rPr>
          <w:lang w:val="en-US"/>
        </w:rPr>
      </w:pPr>
    </w:p>
    <w:p w14:paraId="4AF61ABE" w14:textId="77777777" w:rsidR="006F5C0E" w:rsidRPr="00E702A1" w:rsidRDefault="006F5C0E" w:rsidP="006F5C0E">
      <w:pPr>
        <w:rPr>
          <w:color w:val="173B2B" w:themeColor="accent1" w:themeShade="80"/>
          <w:lang w:val="en-US"/>
        </w:rPr>
      </w:pPr>
      <w:r w:rsidRPr="00E702A1">
        <w:rPr>
          <w:color w:val="173B2B" w:themeColor="accent1" w:themeShade="80"/>
          <w:lang w:val="en-US"/>
        </w:rPr>
        <w:t>For the final model evaluation, a comprehensive set of metrics has been employed to ensure a thorough assessment of its performance. These metrics include:</w:t>
      </w:r>
    </w:p>
    <w:p w14:paraId="5E6CD858" w14:textId="77777777" w:rsidR="006F5C0E" w:rsidRPr="00E702A1" w:rsidRDefault="006F5C0E" w:rsidP="006F5C0E">
      <w:pPr>
        <w:rPr>
          <w:color w:val="173B2B" w:themeColor="accent1" w:themeShade="80"/>
          <w:lang w:val="en-US"/>
        </w:rPr>
      </w:pPr>
    </w:p>
    <w:p w14:paraId="10B48256" w14:textId="715CC888" w:rsidR="006F5C0E" w:rsidRPr="00E702A1" w:rsidRDefault="006F5C0E" w:rsidP="006F5C0E">
      <w:pPr>
        <w:rPr>
          <w:color w:val="173B2B" w:themeColor="accent1" w:themeShade="80"/>
          <w:lang w:val="en-US"/>
        </w:rPr>
      </w:pPr>
      <w:proofErr w:type="spellStart"/>
      <w:r w:rsidRPr="00E702A1">
        <w:rPr>
          <w:color w:val="173B2B" w:themeColor="accent1" w:themeShade="80"/>
          <w:lang w:val="en-US"/>
        </w:rPr>
        <w:t>AUROC</w:t>
      </w:r>
      <w:proofErr w:type="spellEnd"/>
      <w:r w:rsidRPr="00E702A1">
        <w:rPr>
          <w:color w:val="173B2B" w:themeColor="accent1" w:themeShade="80"/>
          <w:lang w:val="en-US"/>
        </w:rPr>
        <w:t xml:space="preserve"> (Area Under the Receiver Operating Characteristic Curve): </w:t>
      </w:r>
      <w:proofErr w:type="spellStart"/>
      <w:r w:rsidRPr="00E702A1">
        <w:rPr>
          <w:color w:val="173B2B" w:themeColor="accent1" w:themeShade="80"/>
          <w:lang w:val="en-US"/>
        </w:rPr>
        <w:t>AUROC</w:t>
      </w:r>
      <w:proofErr w:type="spellEnd"/>
      <w:r w:rsidRPr="00E702A1">
        <w:rPr>
          <w:color w:val="173B2B" w:themeColor="accent1" w:themeShade="80"/>
          <w:lang w:val="en-US"/>
        </w:rPr>
        <w:t xml:space="preserve"> is a </w:t>
      </w:r>
      <w:r w:rsidR="00F926E3" w:rsidRPr="00E702A1">
        <w:rPr>
          <w:color w:val="173B2B" w:themeColor="accent1" w:themeShade="80"/>
          <w:lang w:val="en-US"/>
        </w:rPr>
        <w:t>widely used</w:t>
      </w:r>
      <w:r w:rsidRPr="00E702A1">
        <w:rPr>
          <w:color w:val="173B2B" w:themeColor="accent1" w:themeShade="80"/>
          <w:lang w:val="en-US"/>
        </w:rPr>
        <w:t xml:space="preserve"> metric that measures the model's ability to distinguish between positive and negative classes. It plots the true positive rate against the false positive rate, providing a comprehensive view of the model's discriminatory power.</w:t>
      </w:r>
    </w:p>
    <w:p w14:paraId="1D9DFEB9" w14:textId="77777777" w:rsidR="006F5C0E" w:rsidRPr="00E702A1" w:rsidRDefault="006F5C0E" w:rsidP="006F5C0E">
      <w:pPr>
        <w:rPr>
          <w:color w:val="173B2B" w:themeColor="accent1" w:themeShade="80"/>
          <w:lang w:val="en-US"/>
        </w:rPr>
      </w:pPr>
    </w:p>
    <w:p w14:paraId="77F8D2F6" w14:textId="77777777" w:rsidR="006F5C0E" w:rsidRPr="00E702A1" w:rsidRDefault="006F5C0E" w:rsidP="006F5C0E">
      <w:pPr>
        <w:rPr>
          <w:color w:val="173B2B" w:themeColor="accent1" w:themeShade="80"/>
          <w:lang w:val="en-US"/>
        </w:rPr>
      </w:pPr>
      <w:r w:rsidRPr="00E702A1">
        <w:rPr>
          <w:color w:val="173B2B" w:themeColor="accent1" w:themeShade="80"/>
          <w:lang w:val="en-US"/>
        </w:rPr>
        <w:t>PR Curve (Precision-Recall Curve): The PR curve focuses on the precision and recall trade-off, particularly valuable when dealing with imbalanced datasets. It offers insights into how well the model identifies positive instances while minimizing false positives.</w:t>
      </w:r>
    </w:p>
    <w:p w14:paraId="62CC5A16" w14:textId="77777777" w:rsidR="006F5C0E" w:rsidRPr="00E702A1" w:rsidRDefault="006F5C0E" w:rsidP="006F5C0E">
      <w:pPr>
        <w:rPr>
          <w:color w:val="173B2B" w:themeColor="accent1" w:themeShade="80"/>
          <w:lang w:val="en-US"/>
        </w:rPr>
      </w:pPr>
    </w:p>
    <w:p w14:paraId="1FC230A3" w14:textId="5141C26B" w:rsidR="006F5C0E" w:rsidRPr="00E702A1" w:rsidRDefault="006F5C0E" w:rsidP="006F5C0E">
      <w:pPr>
        <w:rPr>
          <w:color w:val="173B2B" w:themeColor="accent1" w:themeShade="80"/>
          <w:lang w:val="en-US"/>
        </w:rPr>
      </w:pPr>
      <w:r w:rsidRPr="00E702A1">
        <w:rPr>
          <w:color w:val="173B2B" w:themeColor="accent1" w:themeShade="80"/>
          <w:lang w:val="en-US"/>
        </w:rPr>
        <w:t>KS Statistic (Kolmogorov-Smirnov Statistic): KS statistic quantifies the maximum difference between the cumulative distributions of positive and negative instances generated by the model. It helps identify the optimal threshold for classification and assesses the model's discriminatory power.</w:t>
      </w:r>
    </w:p>
    <w:p w14:paraId="77D0AE0F" w14:textId="50E700B0" w:rsidR="006F5C0E" w:rsidRPr="00E702A1" w:rsidRDefault="006F5C0E" w:rsidP="006F5C0E">
      <w:pPr>
        <w:rPr>
          <w:color w:val="173B2B" w:themeColor="accent1" w:themeShade="80"/>
          <w:lang w:val="en-US"/>
        </w:rPr>
      </w:pPr>
      <w:r w:rsidRPr="00E702A1">
        <w:rPr>
          <w:color w:val="173B2B" w:themeColor="accent1" w:themeShade="80"/>
          <w:lang w:val="en-US"/>
        </w:rPr>
        <w:lastRenderedPageBreak/>
        <w:t>GINI Index: GINI is another metric used to evaluate the performance of classification models. It measures the inequality in the predicted probabilities of the two classes. A higher GINI index indicates better separation between classes.</w:t>
      </w:r>
    </w:p>
    <w:p w14:paraId="6EE53B99" w14:textId="00E2F616" w:rsidR="006F5C0E" w:rsidRPr="00E702A1" w:rsidRDefault="006F5C0E" w:rsidP="006F5C0E">
      <w:pPr>
        <w:rPr>
          <w:color w:val="173B2B" w:themeColor="accent1" w:themeShade="80"/>
          <w:lang w:val="en-US"/>
        </w:rPr>
      </w:pPr>
    </w:p>
    <w:p w14:paraId="585A515F" w14:textId="7A241EA4" w:rsidR="00C31F45" w:rsidRPr="00E702A1" w:rsidRDefault="006F5C0E" w:rsidP="006F5C0E">
      <w:pPr>
        <w:rPr>
          <w:lang w:val="en-US"/>
        </w:rPr>
      </w:pPr>
      <w:r w:rsidRPr="00E702A1">
        <w:rPr>
          <w:color w:val="173B2B" w:themeColor="accent1" w:themeShade="80"/>
          <w:lang w:val="en-US"/>
        </w:rPr>
        <w:t>By applying these metrics, we aim to provide a comprehensive and well-rounded evaluation of the final model's performance, ensuring that it not only classifies accurately but also excels in terms of discrimination and precision-recall trade-offs. This approach ensures that the model's strengths and limitations are thoroughly assessed, contributing to a more informed decision-making process.</w:t>
      </w:r>
    </w:p>
    <w:p w14:paraId="76C35028" w14:textId="77777777" w:rsidR="00C31F45" w:rsidRPr="00E702A1" w:rsidRDefault="00C31F45" w:rsidP="00F623AF">
      <w:pPr>
        <w:rPr>
          <w:lang w:val="en-US"/>
        </w:rPr>
      </w:pPr>
    </w:p>
    <w:p w14:paraId="608F7DAF" w14:textId="77777777" w:rsidR="00C31F45" w:rsidRPr="00E702A1" w:rsidRDefault="00C31F45" w:rsidP="00F623AF">
      <w:pPr>
        <w:rPr>
          <w:lang w:val="en-US"/>
        </w:rPr>
      </w:pPr>
    </w:p>
    <w:p w14:paraId="3C5C8CB9" w14:textId="77777777" w:rsidR="00C76DD8" w:rsidRPr="00E702A1" w:rsidRDefault="00C76DD8" w:rsidP="00F623AF">
      <w:pPr>
        <w:rPr>
          <w:lang w:val="en-US"/>
        </w:rPr>
      </w:pPr>
    </w:p>
    <w:p w14:paraId="1BA19715" w14:textId="01A2C475" w:rsidR="00C76DD8" w:rsidRPr="00E702A1" w:rsidRDefault="00C76DD8" w:rsidP="00E00DF7">
      <w:pPr>
        <w:pStyle w:val="Rubrik1"/>
        <w:rPr>
          <w:rFonts w:ascii="Times New Roman" w:hAnsi="Times New Roman" w:cs="Times New Roman"/>
          <w:sz w:val="56"/>
          <w:szCs w:val="56"/>
        </w:rPr>
      </w:pPr>
      <w:bookmarkStart w:id="10" w:name="_Toc157679566"/>
      <w:r w:rsidRPr="00E702A1">
        <w:rPr>
          <w:rFonts w:ascii="Times New Roman" w:hAnsi="Times New Roman" w:cs="Times New Roman"/>
          <w:sz w:val="56"/>
          <w:szCs w:val="56"/>
        </w:rPr>
        <w:t>Admission Scorecard</w:t>
      </w:r>
      <w:bookmarkEnd w:id="10"/>
    </w:p>
    <w:p w14:paraId="46073417" w14:textId="77777777" w:rsidR="00C76DD8" w:rsidRPr="00E702A1" w:rsidRDefault="00C76DD8" w:rsidP="00F623AF">
      <w:pPr>
        <w:rPr>
          <w:lang w:val="en-US"/>
        </w:rPr>
      </w:pPr>
    </w:p>
    <w:p w14:paraId="1D77F9E7" w14:textId="77777777" w:rsidR="00C76DD8" w:rsidRPr="00E702A1" w:rsidRDefault="00C76DD8" w:rsidP="00F623AF">
      <w:pPr>
        <w:rPr>
          <w:lang w:val="en-US"/>
        </w:rPr>
      </w:pPr>
    </w:p>
    <w:p w14:paraId="0C95A0C9" w14:textId="5C541C76" w:rsidR="005566A5" w:rsidRPr="00E702A1" w:rsidRDefault="005566A5" w:rsidP="00E13189">
      <w:pPr>
        <w:pStyle w:val="Rubrik1"/>
        <w:numPr>
          <w:ilvl w:val="0"/>
          <w:numId w:val="4"/>
        </w:numPr>
        <w:rPr>
          <w:rFonts w:ascii="Times New Roman" w:hAnsi="Times New Roman" w:cs="Times New Roman"/>
          <w:color w:val="173B2B" w:themeColor="accent1" w:themeShade="80"/>
        </w:rPr>
      </w:pPr>
      <w:bookmarkStart w:id="11" w:name="_Toc157679567"/>
      <w:r w:rsidRPr="00E702A1">
        <w:rPr>
          <w:rFonts w:ascii="Times New Roman" w:hAnsi="Times New Roman" w:cs="Times New Roman"/>
          <w:color w:val="173B2B" w:themeColor="accent1" w:themeShade="80"/>
        </w:rPr>
        <w:t>Data</w:t>
      </w:r>
      <w:bookmarkEnd w:id="11"/>
    </w:p>
    <w:p w14:paraId="6345FB56" w14:textId="77777777" w:rsidR="005566A5" w:rsidRPr="00E702A1" w:rsidRDefault="005566A5" w:rsidP="005566A5">
      <w:pPr>
        <w:rPr>
          <w:lang w:val="en-US"/>
        </w:rPr>
      </w:pPr>
    </w:p>
    <w:p w14:paraId="0EC7F48D" w14:textId="7B38F1FD" w:rsidR="005566A5" w:rsidRPr="00E702A1" w:rsidRDefault="00FA22C2" w:rsidP="005566A5">
      <w:pPr>
        <w:pStyle w:val="Rubrik2"/>
        <w:rPr>
          <w:rFonts w:ascii="Times New Roman" w:hAnsi="Times New Roman" w:cs="Times New Roman"/>
          <w:lang w:val="en-US"/>
        </w:rPr>
      </w:pPr>
      <w:bookmarkStart w:id="12" w:name="_Toc157679568"/>
      <w:r w:rsidRPr="00E702A1">
        <w:rPr>
          <w:rFonts w:ascii="Times New Roman" w:hAnsi="Times New Roman" w:cs="Times New Roman"/>
          <w:lang w:val="en-US"/>
        </w:rPr>
        <w:t>5</w:t>
      </w:r>
      <w:r w:rsidR="005566A5" w:rsidRPr="00E702A1">
        <w:rPr>
          <w:rFonts w:ascii="Times New Roman" w:hAnsi="Times New Roman" w:cs="Times New Roman"/>
          <w:lang w:val="en-US"/>
        </w:rPr>
        <w:t>.1 Sources</w:t>
      </w:r>
      <w:bookmarkEnd w:id="12"/>
    </w:p>
    <w:p w14:paraId="27FD84B0" w14:textId="77777777" w:rsidR="005566A5" w:rsidRPr="00E702A1" w:rsidRDefault="005566A5" w:rsidP="005566A5">
      <w:pPr>
        <w:rPr>
          <w:lang w:val="en-US"/>
        </w:rPr>
      </w:pPr>
    </w:p>
    <w:p w14:paraId="43D82802" w14:textId="580BF27B" w:rsidR="005566A5" w:rsidRPr="00E702A1" w:rsidRDefault="005566A5" w:rsidP="005566A5">
      <w:pPr>
        <w:rPr>
          <w:color w:val="173B2B" w:themeColor="accent1" w:themeShade="80"/>
          <w:sz w:val="22"/>
          <w:szCs w:val="22"/>
          <w:lang w:val="en-US"/>
        </w:rPr>
      </w:pPr>
      <w:r w:rsidRPr="00E702A1">
        <w:rPr>
          <w:color w:val="173B2B" w:themeColor="accent1" w:themeShade="80"/>
          <w:sz w:val="22"/>
          <w:szCs w:val="22"/>
          <w:lang w:val="en-US"/>
        </w:rPr>
        <w:t xml:space="preserve">The sources of data are the Credit Report from UC containing public data of the applicants that contain features like </w:t>
      </w:r>
      <w:proofErr w:type="spellStart"/>
      <w:r w:rsidRPr="00E702A1">
        <w:rPr>
          <w:color w:val="173B2B" w:themeColor="accent1" w:themeShade="80"/>
          <w:sz w:val="22"/>
          <w:szCs w:val="22"/>
          <w:lang w:val="en-US"/>
        </w:rPr>
        <w:t>TimeOnAddress</w:t>
      </w:r>
      <w:proofErr w:type="spellEnd"/>
      <w:r w:rsidRPr="00E702A1">
        <w:rPr>
          <w:color w:val="173B2B" w:themeColor="accent1" w:themeShade="80"/>
          <w:sz w:val="22"/>
          <w:szCs w:val="22"/>
          <w:lang w:val="en-US"/>
        </w:rPr>
        <w:t xml:space="preserve">, </w:t>
      </w:r>
      <w:proofErr w:type="spellStart"/>
      <w:r w:rsidRPr="00E702A1">
        <w:rPr>
          <w:color w:val="173B2B" w:themeColor="accent1" w:themeShade="80"/>
          <w:sz w:val="22"/>
          <w:szCs w:val="22"/>
          <w:lang w:val="en-US"/>
        </w:rPr>
        <w:t>NumberOffInquieries</w:t>
      </w:r>
      <w:proofErr w:type="spellEnd"/>
      <w:r w:rsidRPr="00E702A1">
        <w:rPr>
          <w:color w:val="173B2B" w:themeColor="accent1" w:themeShade="80"/>
          <w:sz w:val="22"/>
          <w:szCs w:val="22"/>
          <w:lang w:val="en-US"/>
        </w:rPr>
        <w:t xml:space="preserve"> or the super variable UC </w:t>
      </w:r>
      <w:r w:rsidR="00BC2771" w:rsidRPr="00E702A1">
        <w:rPr>
          <w:color w:val="173B2B" w:themeColor="accent1" w:themeShade="80"/>
          <w:sz w:val="22"/>
          <w:szCs w:val="22"/>
          <w:lang w:val="en-US"/>
        </w:rPr>
        <w:t xml:space="preserve">Blanco Score (New </w:t>
      </w:r>
      <w:proofErr w:type="spellStart"/>
      <w:r w:rsidR="00BC2771" w:rsidRPr="00E702A1">
        <w:rPr>
          <w:color w:val="173B2B" w:themeColor="accent1" w:themeShade="80"/>
          <w:sz w:val="22"/>
          <w:szCs w:val="22"/>
          <w:lang w:val="en-US"/>
        </w:rPr>
        <w:t>supervariabels</w:t>
      </w:r>
      <w:proofErr w:type="spellEnd"/>
      <w:r w:rsidR="00BC2771" w:rsidRPr="00E702A1">
        <w:rPr>
          <w:color w:val="173B2B" w:themeColor="accent1" w:themeShade="80"/>
          <w:sz w:val="22"/>
          <w:szCs w:val="22"/>
          <w:lang w:val="en-US"/>
        </w:rPr>
        <w:t xml:space="preserve"> since </w:t>
      </w:r>
      <w:proofErr w:type="spellStart"/>
      <w:r w:rsidR="00BC2771" w:rsidRPr="00E702A1">
        <w:rPr>
          <w:color w:val="173B2B" w:themeColor="accent1" w:themeShade="80"/>
          <w:sz w:val="22"/>
          <w:szCs w:val="22"/>
          <w:lang w:val="en-US"/>
        </w:rPr>
        <w:t>Februari</w:t>
      </w:r>
      <w:proofErr w:type="spellEnd"/>
      <w:r w:rsidR="00BC2771" w:rsidRPr="00E702A1">
        <w:rPr>
          <w:color w:val="173B2B" w:themeColor="accent1" w:themeShade="80"/>
          <w:sz w:val="22"/>
          <w:szCs w:val="22"/>
          <w:lang w:val="en-US"/>
        </w:rPr>
        <w:t xml:space="preserve"> 2024)</w:t>
      </w:r>
      <w:r w:rsidRPr="00E702A1">
        <w:rPr>
          <w:color w:val="173B2B" w:themeColor="accent1" w:themeShade="80"/>
          <w:sz w:val="22"/>
          <w:szCs w:val="22"/>
          <w:lang w:val="en-US"/>
        </w:rPr>
        <w:t xml:space="preserve">. Apart from Credit Report additional data point from the core banking system </w:t>
      </w:r>
      <w:proofErr w:type="spellStart"/>
      <w:r w:rsidRPr="00E702A1">
        <w:rPr>
          <w:color w:val="173B2B" w:themeColor="accent1" w:themeShade="80"/>
          <w:sz w:val="22"/>
          <w:szCs w:val="22"/>
          <w:lang w:val="en-US"/>
        </w:rPr>
        <w:t>Vilja</w:t>
      </w:r>
      <w:proofErr w:type="spellEnd"/>
      <w:r w:rsidRPr="00E702A1">
        <w:rPr>
          <w:color w:val="173B2B" w:themeColor="accent1" w:themeShade="80"/>
          <w:sz w:val="22"/>
          <w:szCs w:val="22"/>
          <w:lang w:val="en-US"/>
        </w:rPr>
        <w:t xml:space="preserve"> has been used. These are populated from the customer when applying for the loan. </w:t>
      </w:r>
    </w:p>
    <w:p w14:paraId="5683A6EC" w14:textId="77777777" w:rsidR="005566A5" w:rsidRPr="00E702A1" w:rsidRDefault="005566A5" w:rsidP="005566A5">
      <w:pPr>
        <w:rPr>
          <w:color w:val="173B2B" w:themeColor="accent1" w:themeShade="80"/>
          <w:sz w:val="22"/>
          <w:szCs w:val="22"/>
          <w:lang w:val="en-US"/>
        </w:rPr>
      </w:pPr>
    </w:p>
    <w:p w14:paraId="13A78F8B" w14:textId="2D4E08AD" w:rsidR="005566A5" w:rsidRPr="00E702A1" w:rsidRDefault="005566A5" w:rsidP="005566A5">
      <w:pPr>
        <w:rPr>
          <w:color w:val="173B2B" w:themeColor="accent1" w:themeShade="80"/>
          <w:sz w:val="22"/>
          <w:szCs w:val="22"/>
          <w:lang w:val="en-US"/>
        </w:rPr>
      </w:pPr>
      <w:r w:rsidRPr="00E702A1">
        <w:rPr>
          <w:color w:val="173B2B" w:themeColor="accent1" w:themeShade="80"/>
          <w:sz w:val="22"/>
          <w:szCs w:val="22"/>
          <w:lang w:val="en-US"/>
        </w:rPr>
        <w:t xml:space="preserve">PSD2 data has not been utilized </w:t>
      </w:r>
      <w:r w:rsidR="006B1062" w:rsidRPr="00E702A1">
        <w:rPr>
          <w:color w:val="173B2B" w:themeColor="accent1" w:themeShade="80"/>
          <w:sz w:val="22"/>
          <w:szCs w:val="22"/>
          <w:lang w:val="en-US"/>
        </w:rPr>
        <w:t xml:space="preserve">in this model due to that there is not same amount of history as </w:t>
      </w:r>
      <w:r w:rsidR="006B4F2E" w:rsidRPr="00E702A1">
        <w:rPr>
          <w:color w:val="173B2B" w:themeColor="accent1" w:themeShade="80"/>
          <w:sz w:val="22"/>
          <w:szCs w:val="22"/>
          <w:lang w:val="en-US"/>
        </w:rPr>
        <w:t>the traditional credit data</w:t>
      </w:r>
      <w:r w:rsidR="005A2ADF" w:rsidRPr="00E702A1">
        <w:rPr>
          <w:color w:val="173B2B" w:themeColor="accent1" w:themeShade="80"/>
          <w:sz w:val="22"/>
          <w:szCs w:val="22"/>
          <w:lang w:val="en-US"/>
        </w:rPr>
        <w:t xml:space="preserve"> as mentioned </w:t>
      </w:r>
      <w:proofErr w:type="spellStart"/>
      <w:r w:rsidR="005A2ADF" w:rsidRPr="00E702A1">
        <w:rPr>
          <w:color w:val="173B2B" w:themeColor="accent1" w:themeShade="80"/>
          <w:sz w:val="22"/>
          <w:szCs w:val="22"/>
          <w:lang w:val="en-US"/>
        </w:rPr>
        <w:t>abouve</w:t>
      </w:r>
      <w:proofErr w:type="spellEnd"/>
      <w:r w:rsidR="005A2ADF" w:rsidRPr="00E702A1">
        <w:rPr>
          <w:color w:val="173B2B" w:themeColor="accent1" w:themeShade="80"/>
          <w:sz w:val="22"/>
          <w:szCs w:val="22"/>
          <w:lang w:val="en-US"/>
        </w:rPr>
        <w:t>.</w:t>
      </w:r>
    </w:p>
    <w:p w14:paraId="1E3A78E0" w14:textId="77777777" w:rsidR="005566A5" w:rsidRPr="00E702A1" w:rsidRDefault="005566A5" w:rsidP="005566A5">
      <w:pPr>
        <w:rPr>
          <w:color w:val="173B2B" w:themeColor="accent1" w:themeShade="80"/>
          <w:sz w:val="22"/>
          <w:szCs w:val="22"/>
          <w:lang w:val="en-US"/>
        </w:rPr>
      </w:pPr>
    </w:p>
    <w:p w14:paraId="443BF7C0" w14:textId="77777777" w:rsidR="005566A5" w:rsidRPr="00E702A1" w:rsidRDefault="005566A5" w:rsidP="005566A5">
      <w:pPr>
        <w:rPr>
          <w:color w:val="173B2B" w:themeColor="accent1" w:themeShade="80"/>
          <w:sz w:val="22"/>
          <w:szCs w:val="22"/>
          <w:lang w:val="en-US"/>
        </w:rPr>
      </w:pPr>
    </w:p>
    <w:p w14:paraId="4B9C5A70" w14:textId="17BC32D4" w:rsidR="005566A5" w:rsidRPr="00E702A1" w:rsidRDefault="00FA22C2" w:rsidP="005566A5">
      <w:pPr>
        <w:pStyle w:val="Rubrik2"/>
        <w:rPr>
          <w:rFonts w:ascii="Times New Roman" w:hAnsi="Times New Roman" w:cs="Times New Roman"/>
          <w:lang w:val="en-US"/>
        </w:rPr>
      </w:pPr>
      <w:bookmarkStart w:id="13" w:name="_Toc157679569"/>
      <w:r w:rsidRPr="00E702A1">
        <w:rPr>
          <w:rFonts w:ascii="Times New Roman" w:hAnsi="Times New Roman" w:cs="Times New Roman"/>
          <w:lang w:val="en-US"/>
        </w:rPr>
        <w:t>5</w:t>
      </w:r>
      <w:r w:rsidR="005566A5" w:rsidRPr="00E702A1">
        <w:rPr>
          <w:rFonts w:ascii="Times New Roman" w:hAnsi="Times New Roman" w:cs="Times New Roman"/>
          <w:lang w:val="en-US"/>
        </w:rPr>
        <w:t>.2 Data Selection: Co - Applicant</w:t>
      </w:r>
      <w:bookmarkEnd w:id="13"/>
    </w:p>
    <w:p w14:paraId="484664C9" w14:textId="77777777" w:rsidR="005566A5" w:rsidRPr="00E702A1" w:rsidRDefault="005566A5" w:rsidP="005566A5">
      <w:pPr>
        <w:rPr>
          <w:color w:val="173B2B" w:themeColor="accent1" w:themeShade="80"/>
          <w:sz w:val="22"/>
          <w:szCs w:val="22"/>
          <w:lang w:val="en-US"/>
        </w:rPr>
      </w:pPr>
    </w:p>
    <w:p w14:paraId="4F9554A7" w14:textId="1EE44F9D" w:rsidR="005566A5" w:rsidRPr="00E702A1" w:rsidRDefault="005566A5" w:rsidP="005566A5">
      <w:pPr>
        <w:rPr>
          <w:color w:val="173B2B" w:themeColor="accent1" w:themeShade="80"/>
          <w:sz w:val="22"/>
          <w:szCs w:val="22"/>
          <w:lang w:val="en-US"/>
        </w:rPr>
      </w:pPr>
      <w:r w:rsidRPr="00E702A1">
        <w:rPr>
          <w:color w:val="173B2B" w:themeColor="accent1" w:themeShade="80"/>
          <w:sz w:val="22"/>
          <w:szCs w:val="22"/>
          <w:lang w:val="en-US"/>
        </w:rPr>
        <w:t>Since CO-applicants are a large part of the portfolio, they have been carefully handled in the way to adjust for selection of their data point. It has been tested to only use the main applicant’s data, only the Co- applicants UC score and the rest data points from the main applicant and finally all datapoints from the applicant with the best UC -score. The last experiment showed the highest dependency and will be applied.</w:t>
      </w:r>
      <w:r w:rsidR="0076191C" w:rsidRPr="00E702A1">
        <w:rPr>
          <w:color w:val="173B2B" w:themeColor="accent1" w:themeShade="80"/>
          <w:sz w:val="22"/>
          <w:szCs w:val="22"/>
          <w:lang w:val="en-US"/>
        </w:rPr>
        <w:t xml:space="preserve"> It was also tested to take both </w:t>
      </w:r>
      <w:r w:rsidR="004462FC" w:rsidRPr="00E702A1">
        <w:rPr>
          <w:color w:val="173B2B" w:themeColor="accent1" w:themeShade="80"/>
          <w:sz w:val="22"/>
          <w:szCs w:val="22"/>
          <w:lang w:val="en-US"/>
        </w:rPr>
        <w:t>scores and put in to a</w:t>
      </w:r>
      <w:r w:rsidR="00563A4F" w:rsidRPr="00E702A1">
        <w:rPr>
          <w:color w:val="173B2B" w:themeColor="accent1" w:themeShade="80"/>
          <w:sz w:val="22"/>
          <w:szCs w:val="22"/>
          <w:lang w:val="en-US"/>
        </w:rPr>
        <w:t>n</w:t>
      </w:r>
      <w:r w:rsidR="004462FC" w:rsidRPr="00E702A1">
        <w:rPr>
          <w:color w:val="173B2B" w:themeColor="accent1" w:themeShade="80"/>
          <w:sz w:val="22"/>
          <w:szCs w:val="22"/>
          <w:lang w:val="en-US"/>
        </w:rPr>
        <w:t xml:space="preserve"> additional model. This did not surpass the performance from just taking the </w:t>
      </w:r>
      <w:r w:rsidR="00B4322F" w:rsidRPr="00E702A1">
        <w:rPr>
          <w:color w:val="173B2B" w:themeColor="accent1" w:themeShade="80"/>
          <w:sz w:val="22"/>
          <w:szCs w:val="22"/>
          <w:lang w:val="en-US"/>
        </w:rPr>
        <w:t>score of the best applicant.</w:t>
      </w:r>
    </w:p>
    <w:p w14:paraId="2EDD5825" w14:textId="77777777" w:rsidR="005566A5" w:rsidRPr="00E702A1" w:rsidRDefault="005566A5" w:rsidP="005566A5">
      <w:pPr>
        <w:rPr>
          <w:color w:val="173B2B" w:themeColor="accent1" w:themeShade="80"/>
          <w:sz w:val="22"/>
          <w:szCs w:val="22"/>
          <w:lang w:val="en-US"/>
        </w:rPr>
      </w:pPr>
    </w:p>
    <w:p w14:paraId="7C8B563C" w14:textId="77777777" w:rsidR="005566A5" w:rsidRPr="00E702A1" w:rsidRDefault="005566A5" w:rsidP="005566A5">
      <w:pPr>
        <w:jc w:val="center"/>
        <w:rPr>
          <w:color w:val="173B2B" w:themeColor="accent1" w:themeShade="80"/>
          <w:sz w:val="22"/>
          <w:szCs w:val="22"/>
          <w:lang w:val="en-US"/>
        </w:rPr>
      </w:pPr>
      <w:r w:rsidRPr="00E702A1">
        <w:rPr>
          <w:noProof/>
          <w:color w:val="173B2B" w:themeColor="accent1" w:themeShade="80"/>
          <w:sz w:val="22"/>
          <w:szCs w:val="22"/>
          <w:lang w:val="en-US"/>
        </w:rPr>
        <w:lastRenderedPageBreak/>
        <w:drawing>
          <wp:inline distT="0" distB="0" distL="0" distR="0" wp14:anchorId="15F6B8B3" wp14:editId="6E6AABCD">
            <wp:extent cx="4064000" cy="1764104"/>
            <wp:effectExtent l="0" t="0" r="0" b="1270"/>
            <wp:docPr id="1025" name="Picture 1" descr="En bild som visar linje, Graf, diagram, sluttning&#10;&#10;Automatiskt genererad beskrivning">
              <a:extLst xmlns:a="http://schemas.openxmlformats.org/drawingml/2006/main">
                <a:ext uri="{FF2B5EF4-FFF2-40B4-BE49-F238E27FC236}">
                  <a16:creationId xmlns:a16="http://schemas.microsoft.com/office/drawing/2014/main" id="{8ECD84AA-015C-6994-ED09-9E1091F13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descr="En bild som visar linje, Graf, diagram, sluttning&#10;&#10;Automatiskt genererad beskrivning">
                      <a:extLst>
                        <a:ext uri="{FF2B5EF4-FFF2-40B4-BE49-F238E27FC236}">
                          <a16:creationId xmlns:a16="http://schemas.microsoft.com/office/drawing/2014/main" id="{8ECD84AA-015C-6994-ED09-9E1091F1307C}"/>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7509" cy="1778650"/>
                    </a:xfrm>
                    <a:prstGeom prst="rect">
                      <a:avLst/>
                    </a:prstGeom>
                    <a:noFill/>
                  </pic:spPr>
                </pic:pic>
              </a:graphicData>
            </a:graphic>
          </wp:inline>
        </w:drawing>
      </w:r>
    </w:p>
    <w:p w14:paraId="087830FD" w14:textId="77777777" w:rsidR="005566A5" w:rsidRPr="00E702A1" w:rsidRDefault="005566A5" w:rsidP="005566A5">
      <w:pPr>
        <w:jc w:val="center"/>
        <w:rPr>
          <w:color w:val="173B2B" w:themeColor="accent1" w:themeShade="80"/>
          <w:sz w:val="22"/>
          <w:szCs w:val="22"/>
          <w:lang w:val="en-US"/>
        </w:rPr>
      </w:pPr>
    </w:p>
    <w:p w14:paraId="05FC10B0" w14:textId="77777777" w:rsidR="005566A5" w:rsidRPr="00E702A1" w:rsidRDefault="005566A5" w:rsidP="005566A5">
      <w:pPr>
        <w:jc w:val="center"/>
        <w:rPr>
          <w:i/>
          <w:iCs/>
          <w:color w:val="173B2B" w:themeColor="accent1" w:themeShade="80"/>
          <w:sz w:val="22"/>
          <w:szCs w:val="22"/>
          <w:lang w:val="en-US"/>
        </w:rPr>
      </w:pPr>
      <w:r w:rsidRPr="00E702A1">
        <w:rPr>
          <w:i/>
          <w:iCs/>
          <w:color w:val="173B2B" w:themeColor="accent1" w:themeShade="80"/>
          <w:sz w:val="22"/>
          <w:szCs w:val="22"/>
          <w:lang w:val="en-US"/>
        </w:rPr>
        <w:t>Main/CO applicant Delinquency</w:t>
      </w:r>
    </w:p>
    <w:p w14:paraId="3218DAF3" w14:textId="77777777" w:rsidR="005566A5" w:rsidRPr="00E702A1" w:rsidRDefault="005566A5" w:rsidP="005566A5">
      <w:pPr>
        <w:rPr>
          <w:color w:val="173B2B" w:themeColor="accent1" w:themeShade="80"/>
          <w:sz w:val="22"/>
          <w:szCs w:val="22"/>
          <w:lang w:val="en-US"/>
        </w:rPr>
      </w:pPr>
    </w:p>
    <w:p w14:paraId="7E9459CA" w14:textId="6374C95F" w:rsidR="005566A5" w:rsidRPr="00E702A1" w:rsidRDefault="00D74010" w:rsidP="005566A5">
      <w:pPr>
        <w:pStyle w:val="Rubrik2"/>
        <w:rPr>
          <w:rFonts w:ascii="Times New Roman" w:hAnsi="Times New Roman" w:cs="Times New Roman"/>
          <w:lang w:val="en-US"/>
        </w:rPr>
      </w:pPr>
      <w:bookmarkStart w:id="14" w:name="_Toc157679570"/>
      <w:r w:rsidRPr="00E702A1">
        <w:rPr>
          <w:rFonts w:ascii="Times New Roman" w:hAnsi="Times New Roman" w:cs="Times New Roman"/>
          <w:lang w:val="en-US"/>
        </w:rPr>
        <w:t>5</w:t>
      </w:r>
      <w:r w:rsidR="005566A5" w:rsidRPr="00E702A1">
        <w:rPr>
          <w:rFonts w:ascii="Times New Roman" w:hAnsi="Times New Roman" w:cs="Times New Roman"/>
          <w:lang w:val="en-US"/>
        </w:rPr>
        <w:t>.3 Target Feature</w:t>
      </w:r>
      <w:bookmarkEnd w:id="14"/>
    </w:p>
    <w:p w14:paraId="1C459F75" w14:textId="77777777" w:rsidR="005566A5" w:rsidRPr="00E702A1" w:rsidRDefault="005566A5" w:rsidP="005566A5">
      <w:pPr>
        <w:rPr>
          <w:color w:val="173B2B" w:themeColor="accent1" w:themeShade="80"/>
          <w:sz w:val="22"/>
          <w:szCs w:val="22"/>
          <w:lang w:val="en-US"/>
        </w:rPr>
      </w:pPr>
    </w:p>
    <w:p w14:paraId="360315C2" w14:textId="77777777" w:rsidR="005566A5" w:rsidRPr="00E702A1" w:rsidRDefault="005566A5" w:rsidP="005566A5">
      <w:pPr>
        <w:rPr>
          <w:color w:val="173B2B" w:themeColor="accent1" w:themeShade="80"/>
          <w:sz w:val="22"/>
          <w:szCs w:val="22"/>
          <w:lang w:val="en-US"/>
        </w:rPr>
      </w:pPr>
      <w:r w:rsidRPr="00E702A1">
        <w:rPr>
          <w:color w:val="173B2B" w:themeColor="accent1" w:themeShade="80"/>
          <w:sz w:val="22"/>
          <w:szCs w:val="22"/>
          <w:lang w:val="en-US"/>
        </w:rPr>
        <w:t xml:space="preserve">The target feature will be if the applicant went delinquent (90+) after 12 months. It will be a binary classification where a positive label will be 1 as delinquent and 0 if healthy. The input features will be all other applied in the training of the models. </w:t>
      </w:r>
    </w:p>
    <w:p w14:paraId="2F668D8B" w14:textId="77777777" w:rsidR="005566A5" w:rsidRPr="00E702A1" w:rsidRDefault="005566A5" w:rsidP="005566A5">
      <w:pPr>
        <w:rPr>
          <w:color w:val="173B2B" w:themeColor="accent1" w:themeShade="80"/>
          <w:sz w:val="22"/>
          <w:szCs w:val="22"/>
          <w:lang w:val="en-US"/>
        </w:rPr>
      </w:pPr>
    </w:p>
    <w:p w14:paraId="0C50CDB7" w14:textId="77777777" w:rsidR="005566A5" w:rsidRPr="00E702A1" w:rsidRDefault="005566A5" w:rsidP="005566A5">
      <w:pPr>
        <w:rPr>
          <w:color w:val="173B2B" w:themeColor="accent1" w:themeShade="80"/>
          <w:sz w:val="22"/>
          <w:szCs w:val="22"/>
          <w:lang w:val="en-US"/>
        </w:rPr>
      </w:pPr>
    </w:p>
    <w:p w14:paraId="12F08C26" w14:textId="418B0381" w:rsidR="005566A5" w:rsidRPr="00E702A1" w:rsidRDefault="00D74010" w:rsidP="005566A5">
      <w:pPr>
        <w:pStyle w:val="Rubrik2"/>
        <w:rPr>
          <w:rFonts w:ascii="Times New Roman" w:hAnsi="Times New Roman" w:cs="Times New Roman"/>
          <w:lang w:val="en-US"/>
        </w:rPr>
      </w:pPr>
      <w:bookmarkStart w:id="15" w:name="_Toc157679571"/>
      <w:r w:rsidRPr="00E702A1">
        <w:rPr>
          <w:rFonts w:ascii="Times New Roman" w:hAnsi="Times New Roman" w:cs="Times New Roman"/>
          <w:lang w:val="en-US"/>
        </w:rPr>
        <w:t>5</w:t>
      </w:r>
      <w:r w:rsidR="005566A5" w:rsidRPr="00E702A1">
        <w:rPr>
          <w:rFonts w:ascii="Times New Roman" w:hAnsi="Times New Roman" w:cs="Times New Roman"/>
          <w:lang w:val="en-US"/>
        </w:rPr>
        <w:t>.4 Time Selection – data splits</w:t>
      </w:r>
      <w:bookmarkEnd w:id="15"/>
    </w:p>
    <w:p w14:paraId="313D36CB" w14:textId="77777777" w:rsidR="005566A5" w:rsidRPr="00E702A1" w:rsidRDefault="005566A5" w:rsidP="005566A5">
      <w:pPr>
        <w:rPr>
          <w:color w:val="173B2B" w:themeColor="accent1" w:themeShade="80"/>
          <w:sz w:val="22"/>
          <w:szCs w:val="22"/>
          <w:lang w:val="en-US"/>
        </w:rPr>
      </w:pPr>
    </w:p>
    <w:p w14:paraId="146BCAF0" w14:textId="77777777" w:rsidR="005566A5" w:rsidRPr="00E702A1" w:rsidRDefault="005566A5" w:rsidP="005566A5">
      <w:pPr>
        <w:rPr>
          <w:color w:val="173B2B" w:themeColor="accent1" w:themeShade="80"/>
          <w:sz w:val="22"/>
          <w:szCs w:val="22"/>
          <w:lang w:val="en-US"/>
        </w:rPr>
      </w:pPr>
      <w:r w:rsidRPr="00E702A1">
        <w:rPr>
          <w:color w:val="173B2B" w:themeColor="accent1" w:themeShade="80"/>
          <w:sz w:val="22"/>
          <w:szCs w:val="22"/>
          <w:lang w:val="en-US"/>
        </w:rPr>
        <w:t>In the reporting database there is data from summer 2017 until today. Different constellations have been tested with different years included in the development data. From 2019 and onwards showed highest dependency and will therefore be applied.</w:t>
      </w:r>
    </w:p>
    <w:p w14:paraId="06550DB7" w14:textId="77777777" w:rsidR="005566A5" w:rsidRPr="00E702A1" w:rsidRDefault="005566A5" w:rsidP="005566A5">
      <w:pPr>
        <w:rPr>
          <w:color w:val="173B2B" w:themeColor="accent1" w:themeShade="80"/>
          <w:sz w:val="22"/>
          <w:szCs w:val="22"/>
          <w:lang w:val="en-US"/>
        </w:rPr>
      </w:pPr>
    </w:p>
    <w:p w14:paraId="07FBE59F" w14:textId="77777777" w:rsidR="005566A5" w:rsidRPr="00E702A1" w:rsidRDefault="005566A5" w:rsidP="005566A5">
      <w:pPr>
        <w:rPr>
          <w:color w:val="173B2B" w:themeColor="accent1" w:themeShade="80"/>
          <w:sz w:val="22"/>
          <w:szCs w:val="22"/>
          <w:lang w:val="en-US"/>
        </w:rPr>
      </w:pPr>
      <w:r w:rsidRPr="00E702A1">
        <w:rPr>
          <w:color w:val="173B2B" w:themeColor="accent1" w:themeShade="80"/>
          <w:sz w:val="22"/>
          <w:szCs w:val="22"/>
          <w:lang w:val="en-US"/>
        </w:rPr>
        <w:t xml:space="preserve">The history of </w:t>
      </w:r>
      <w:proofErr w:type="spellStart"/>
      <w:r w:rsidRPr="00E702A1">
        <w:rPr>
          <w:color w:val="173B2B" w:themeColor="accent1" w:themeShade="80"/>
          <w:sz w:val="22"/>
          <w:szCs w:val="22"/>
          <w:lang w:val="en-US"/>
        </w:rPr>
        <w:t>Nstart</w:t>
      </w:r>
      <w:proofErr w:type="spellEnd"/>
      <w:r w:rsidRPr="00E702A1">
        <w:rPr>
          <w:color w:val="173B2B" w:themeColor="accent1" w:themeShade="80"/>
          <w:sz w:val="22"/>
          <w:szCs w:val="22"/>
          <w:lang w:val="en-US"/>
        </w:rPr>
        <w:t xml:space="preserve"> is quite scares in data and heavily imbalanced for the positive class over time. In other words, it can be relatively many positives in some periods while almost none in others. Since it’s important that the model is trained on both classes so it can balance the representation of all features the training, validation and Test datasets has been split after quartiles in the data to reassure balance.</w:t>
      </w:r>
    </w:p>
    <w:p w14:paraId="65A4CAD1" w14:textId="77777777" w:rsidR="005566A5" w:rsidRPr="00E702A1" w:rsidRDefault="005566A5" w:rsidP="005566A5">
      <w:pPr>
        <w:rPr>
          <w:color w:val="173B2B" w:themeColor="accent1" w:themeShade="80"/>
          <w:sz w:val="22"/>
          <w:szCs w:val="22"/>
          <w:lang w:val="en-US"/>
        </w:rPr>
      </w:pPr>
    </w:p>
    <w:p w14:paraId="7E05ADC1" w14:textId="6678B2F9" w:rsidR="005566A5" w:rsidRPr="00E702A1" w:rsidRDefault="005566A5" w:rsidP="005566A5">
      <w:pPr>
        <w:rPr>
          <w:color w:val="173B2B" w:themeColor="accent1" w:themeShade="80"/>
          <w:sz w:val="22"/>
          <w:szCs w:val="22"/>
          <w:lang w:val="en-US"/>
        </w:rPr>
      </w:pPr>
      <w:r w:rsidRPr="00E702A1">
        <w:rPr>
          <w:color w:val="173B2B" w:themeColor="accent1" w:themeShade="80"/>
          <w:sz w:val="22"/>
          <w:szCs w:val="22"/>
          <w:lang w:val="en-US"/>
        </w:rPr>
        <w:t xml:space="preserve">Initially the data is sorted on date, then based only on the position of the positive quartile (Qt) the data is cut in less than 70 Qt for train, 70-85 for validation and 85 – 100 for test. The development data was from January </w:t>
      </w:r>
      <w:proofErr w:type="gramStart"/>
      <w:r w:rsidRPr="00E702A1">
        <w:rPr>
          <w:color w:val="173B2B" w:themeColor="accent1" w:themeShade="80"/>
          <w:sz w:val="22"/>
          <w:szCs w:val="22"/>
          <w:lang w:val="en-US"/>
        </w:rPr>
        <w:t>1th</w:t>
      </w:r>
      <w:proofErr w:type="gramEnd"/>
      <w:r w:rsidRPr="00E702A1">
        <w:rPr>
          <w:color w:val="173B2B" w:themeColor="accent1" w:themeShade="80"/>
          <w:sz w:val="22"/>
          <w:szCs w:val="22"/>
          <w:lang w:val="en-US"/>
        </w:rPr>
        <w:t xml:space="preserve"> 2019</w:t>
      </w:r>
      <w:r w:rsidR="00FC4451">
        <w:rPr>
          <w:color w:val="173B2B" w:themeColor="accent1" w:themeShade="80"/>
          <w:sz w:val="22"/>
          <w:szCs w:val="22"/>
          <w:lang w:val="en-US"/>
        </w:rPr>
        <w:t>-01</w:t>
      </w:r>
      <w:r w:rsidRPr="00E702A1">
        <w:rPr>
          <w:color w:val="173B2B" w:themeColor="accent1" w:themeShade="80"/>
          <w:sz w:val="22"/>
          <w:szCs w:val="22"/>
          <w:lang w:val="en-US"/>
        </w:rPr>
        <w:t xml:space="preserve"> – 2022-</w:t>
      </w:r>
      <w:r w:rsidR="00A45DC5">
        <w:rPr>
          <w:color w:val="173B2B" w:themeColor="accent1" w:themeShade="80"/>
          <w:sz w:val="22"/>
          <w:szCs w:val="22"/>
          <w:lang w:val="en-US"/>
        </w:rPr>
        <w:t>1</w:t>
      </w:r>
      <w:r w:rsidR="00B42E57">
        <w:rPr>
          <w:color w:val="173B2B" w:themeColor="accent1" w:themeShade="80"/>
          <w:sz w:val="22"/>
          <w:szCs w:val="22"/>
          <w:lang w:val="en-US"/>
        </w:rPr>
        <w:t>1</w:t>
      </w:r>
      <w:r w:rsidRPr="00E702A1">
        <w:rPr>
          <w:color w:val="173B2B" w:themeColor="accent1" w:themeShade="80"/>
          <w:sz w:val="22"/>
          <w:szCs w:val="22"/>
          <w:lang w:val="en-US"/>
        </w:rPr>
        <w:t>.</w:t>
      </w:r>
    </w:p>
    <w:p w14:paraId="3AE7D2A7" w14:textId="77777777" w:rsidR="005566A5" w:rsidRPr="00E702A1" w:rsidRDefault="005566A5" w:rsidP="005566A5">
      <w:pPr>
        <w:rPr>
          <w:color w:val="173B2B" w:themeColor="accent1" w:themeShade="80"/>
          <w:sz w:val="22"/>
          <w:szCs w:val="22"/>
          <w:lang w:val="en-US"/>
        </w:rPr>
      </w:pPr>
    </w:p>
    <w:p w14:paraId="6A892F26" w14:textId="77777777" w:rsidR="005566A5" w:rsidRPr="00E702A1" w:rsidRDefault="005566A5" w:rsidP="005566A5">
      <w:pPr>
        <w:rPr>
          <w:color w:val="173B2B" w:themeColor="accent1" w:themeShade="80"/>
          <w:sz w:val="22"/>
          <w:szCs w:val="22"/>
          <w:lang w:val="en-US"/>
        </w:rPr>
      </w:pPr>
    </w:p>
    <w:p w14:paraId="2BE2C6E2" w14:textId="0FCF3DF0" w:rsidR="005566A5" w:rsidRPr="00E702A1" w:rsidRDefault="00544020" w:rsidP="005566A5">
      <w:pPr>
        <w:pStyle w:val="Rubrik2"/>
        <w:rPr>
          <w:rFonts w:ascii="Times New Roman" w:hAnsi="Times New Roman" w:cs="Times New Roman"/>
          <w:lang w:val="en-US"/>
        </w:rPr>
      </w:pPr>
      <w:bookmarkStart w:id="16" w:name="_Toc157679572"/>
      <w:r w:rsidRPr="00E702A1">
        <w:rPr>
          <w:rFonts w:ascii="Times New Roman" w:hAnsi="Times New Roman" w:cs="Times New Roman"/>
          <w:lang w:val="en-US"/>
        </w:rPr>
        <w:t>5</w:t>
      </w:r>
      <w:r w:rsidR="005566A5" w:rsidRPr="00E702A1">
        <w:rPr>
          <w:rFonts w:ascii="Times New Roman" w:hAnsi="Times New Roman" w:cs="Times New Roman"/>
          <w:lang w:val="en-US"/>
        </w:rPr>
        <w:t>.5 Balancing</w:t>
      </w:r>
      <w:bookmarkEnd w:id="16"/>
      <w:r w:rsidR="005566A5" w:rsidRPr="00E702A1">
        <w:rPr>
          <w:rFonts w:ascii="Times New Roman" w:hAnsi="Times New Roman" w:cs="Times New Roman"/>
          <w:lang w:val="en-US"/>
        </w:rPr>
        <w:t xml:space="preserve"> </w:t>
      </w:r>
    </w:p>
    <w:p w14:paraId="35F48C2B" w14:textId="77777777" w:rsidR="005566A5" w:rsidRPr="00E702A1" w:rsidRDefault="005566A5" w:rsidP="005566A5">
      <w:pPr>
        <w:pStyle w:val="Brdtext"/>
        <w:rPr>
          <w:rFonts w:ascii="Times New Roman" w:hAnsi="Times New Roman" w:cs="Times New Roman"/>
          <w:color w:val="173B2B" w:themeColor="accent1" w:themeShade="80"/>
          <w:sz w:val="22"/>
          <w:szCs w:val="22"/>
          <w:lang w:val="en-US" w:eastAsia="en-US"/>
          <w14:textOutline w14:w="0" w14:cap="rnd" w14:cmpd="sng" w14:algn="ctr">
            <w14:noFill/>
            <w14:prstDash w14:val="solid"/>
            <w14:bevel/>
          </w14:textOutline>
        </w:rPr>
      </w:pPr>
    </w:p>
    <w:p w14:paraId="01B20CB7" w14:textId="77777777" w:rsidR="005566A5" w:rsidRPr="00E702A1" w:rsidRDefault="005566A5" w:rsidP="005566A5">
      <w:pPr>
        <w:pStyle w:val="Brdtext"/>
        <w:rPr>
          <w:rFonts w:ascii="Times New Roman" w:hAnsi="Times New Roman" w:cs="Times New Roman"/>
          <w:color w:val="173B2B" w:themeColor="accent1" w:themeShade="80"/>
          <w:sz w:val="22"/>
          <w:szCs w:val="22"/>
          <w:lang w:val="en-US" w:eastAsia="en-US"/>
          <w14:textOutline w14:w="0" w14:cap="rnd" w14:cmpd="sng" w14:algn="ctr">
            <w14:noFill/>
            <w14:prstDash w14:val="solid"/>
            <w14:bevel/>
          </w14:textOutline>
        </w:rPr>
      </w:pPr>
      <w:r w:rsidRPr="00E702A1">
        <w:rPr>
          <w:rFonts w:ascii="Times New Roman" w:hAnsi="Times New Roman" w:cs="Times New Roman"/>
          <w:color w:val="173B2B" w:themeColor="accent1" w:themeShade="80"/>
          <w:sz w:val="22"/>
          <w:szCs w:val="22"/>
          <w:lang w:val="en-US" w:eastAsia="en-US"/>
          <w14:textOutline w14:w="0" w14:cap="rnd" w14:cmpd="sng" w14:algn="ctr">
            <w14:noFill/>
            <w14:prstDash w14:val="solid"/>
            <w14:bevel/>
          </w14:textOutline>
        </w:rPr>
        <w:t xml:space="preserve">Before training the models, the training data has been up sampled. This means that the positive data rows have been copied to balance the positive / the negatives. In other words, the minority class has been up sampled. The reason for this is that if not the weight will not be relative to the features of both classes it often leads to poorer performance of the algorithms applied. </w:t>
      </w:r>
    </w:p>
    <w:p w14:paraId="269E79B6" w14:textId="77777777" w:rsidR="005566A5" w:rsidRDefault="005566A5" w:rsidP="005566A5">
      <w:pPr>
        <w:rPr>
          <w:color w:val="173B2B" w:themeColor="accent1" w:themeShade="80"/>
          <w:sz w:val="22"/>
          <w:szCs w:val="22"/>
          <w:lang w:val="en-US"/>
        </w:rPr>
      </w:pPr>
    </w:p>
    <w:p w14:paraId="5139CA1D" w14:textId="77777777" w:rsidR="002D75F9" w:rsidRDefault="002D75F9" w:rsidP="005566A5">
      <w:pPr>
        <w:rPr>
          <w:color w:val="173B2B" w:themeColor="accent1" w:themeShade="80"/>
          <w:sz w:val="22"/>
          <w:szCs w:val="22"/>
          <w:lang w:val="en-US"/>
        </w:rPr>
      </w:pPr>
    </w:p>
    <w:p w14:paraId="238A4116" w14:textId="77777777" w:rsidR="002D75F9" w:rsidRDefault="002D75F9" w:rsidP="005566A5">
      <w:pPr>
        <w:rPr>
          <w:color w:val="173B2B" w:themeColor="accent1" w:themeShade="80"/>
          <w:sz w:val="22"/>
          <w:szCs w:val="22"/>
          <w:lang w:val="en-US"/>
        </w:rPr>
      </w:pPr>
    </w:p>
    <w:p w14:paraId="3908FB6D" w14:textId="77777777" w:rsidR="002D75F9" w:rsidRDefault="002D75F9" w:rsidP="005566A5">
      <w:pPr>
        <w:rPr>
          <w:color w:val="173B2B" w:themeColor="accent1" w:themeShade="80"/>
          <w:sz w:val="22"/>
          <w:szCs w:val="22"/>
          <w:lang w:val="en-US"/>
        </w:rPr>
      </w:pPr>
    </w:p>
    <w:p w14:paraId="3284EE4A" w14:textId="77777777" w:rsidR="002D75F9" w:rsidRPr="00E702A1" w:rsidRDefault="002D75F9" w:rsidP="005566A5">
      <w:pPr>
        <w:rPr>
          <w:color w:val="173B2B" w:themeColor="accent1" w:themeShade="80"/>
          <w:sz w:val="22"/>
          <w:szCs w:val="22"/>
          <w:lang w:val="en-US"/>
        </w:rPr>
      </w:pPr>
    </w:p>
    <w:p w14:paraId="28AFFB8F" w14:textId="14513698" w:rsidR="005566A5" w:rsidRPr="00E702A1" w:rsidRDefault="005566A5" w:rsidP="00E13189">
      <w:pPr>
        <w:pStyle w:val="Rubrik1"/>
        <w:numPr>
          <w:ilvl w:val="0"/>
          <w:numId w:val="4"/>
        </w:numPr>
        <w:rPr>
          <w:rFonts w:ascii="Times New Roman" w:hAnsi="Times New Roman" w:cs="Times New Roman"/>
          <w:color w:val="173B2B" w:themeColor="accent1" w:themeShade="80"/>
        </w:rPr>
      </w:pPr>
      <w:bookmarkStart w:id="17" w:name="_Toc157679573"/>
      <w:r w:rsidRPr="00E702A1">
        <w:rPr>
          <w:rFonts w:ascii="Times New Roman" w:hAnsi="Times New Roman" w:cs="Times New Roman"/>
          <w:color w:val="173B2B" w:themeColor="accent1" w:themeShade="80"/>
        </w:rPr>
        <w:lastRenderedPageBreak/>
        <w:t>Feature Selection</w:t>
      </w:r>
      <w:bookmarkEnd w:id="17"/>
    </w:p>
    <w:p w14:paraId="02526F86" w14:textId="77777777" w:rsidR="005566A5" w:rsidRPr="00E702A1" w:rsidRDefault="005566A5" w:rsidP="005566A5">
      <w:pPr>
        <w:rPr>
          <w:lang w:val="en-US"/>
        </w:rPr>
      </w:pPr>
    </w:p>
    <w:p w14:paraId="2F8D219A" w14:textId="77777777" w:rsidR="005566A5" w:rsidRPr="00E702A1" w:rsidRDefault="005566A5" w:rsidP="005566A5">
      <w:pPr>
        <w:rPr>
          <w:lang w:val="en-US"/>
        </w:rPr>
      </w:pPr>
    </w:p>
    <w:p w14:paraId="544ED415" w14:textId="77777777" w:rsidR="005566A5" w:rsidRPr="00E702A1" w:rsidRDefault="005566A5" w:rsidP="005566A5">
      <w:pPr>
        <w:rPr>
          <w:color w:val="173B2B" w:themeColor="accent1" w:themeShade="80"/>
          <w:sz w:val="22"/>
          <w:szCs w:val="22"/>
          <w:lang w:val="en-US"/>
        </w:rPr>
      </w:pPr>
      <w:r w:rsidRPr="00E702A1">
        <w:rPr>
          <w:color w:val="173B2B" w:themeColor="accent1" w:themeShade="80"/>
          <w:sz w:val="22"/>
          <w:szCs w:val="22"/>
          <w:lang w:val="en-US"/>
        </w:rPr>
        <w:t xml:space="preserve">To find strong features all potential has initially been included where a normalized feature importance of each algorithm has been stacked </w:t>
      </w:r>
      <w:proofErr w:type="gramStart"/>
      <w:r w:rsidRPr="00E702A1">
        <w:rPr>
          <w:color w:val="173B2B" w:themeColor="accent1" w:themeShade="80"/>
          <w:sz w:val="22"/>
          <w:szCs w:val="22"/>
          <w:lang w:val="en-US"/>
        </w:rPr>
        <w:t>in order to</w:t>
      </w:r>
      <w:proofErr w:type="gramEnd"/>
      <w:r w:rsidRPr="00E702A1">
        <w:rPr>
          <w:color w:val="173B2B" w:themeColor="accent1" w:themeShade="80"/>
          <w:sz w:val="22"/>
          <w:szCs w:val="22"/>
          <w:lang w:val="en-US"/>
        </w:rPr>
        <w:t xml:space="preserve"> see how the different algorithms handles the data and how the features over all perform. The normalization is done by minmax Scaling that crunches the values between 0 and 1 to make the feature importance between the algorithms comparable.</w:t>
      </w:r>
    </w:p>
    <w:p w14:paraId="6F2B10E1" w14:textId="77777777" w:rsidR="005566A5" w:rsidRPr="00E702A1" w:rsidRDefault="005566A5" w:rsidP="005566A5">
      <w:pPr>
        <w:rPr>
          <w:lang w:val="en-US"/>
        </w:rPr>
      </w:pPr>
    </w:p>
    <w:p w14:paraId="62336D1D" w14:textId="77777777" w:rsidR="005566A5" w:rsidRPr="00E702A1" w:rsidRDefault="005566A5" w:rsidP="005566A5">
      <w:pPr>
        <w:rPr>
          <w:lang w:val="en-US"/>
        </w:rPr>
      </w:pPr>
    </w:p>
    <w:p w14:paraId="69EDE898" w14:textId="77777777" w:rsidR="005566A5" w:rsidRPr="00E702A1" w:rsidRDefault="005566A5" w:rsidP="005566A5">
      <w:pPr>
        <w:rPr>
          <w:color w:val="173B2B" w:themeColor="accent1" w:themeShade="80"/>
          <w:sz w:val="22"/>
          <w:szCs w:val="22"/>
          <w:lang w:val="en-US"/>
        </w:rPr>
      </w:pPr>
      <w:r w:rsidRPr="00E702A1">
        <w:rPr>
          <w:noProof/>
          <w:color w:val="173B2B" w:themeColor="accent1" w:themeShade="80"/>
          <w:sz w:val="22"/>
          <w:szCs w:val="22"/>
          <w:lang w:val="en-US"/>
        </w:rPr>
        <w:drawing>
          <wp:inline distT="0" distB="0" distL="0" distR="0" wp14:anchorId="04B4781B" wp14:editId="1A7057E3">
            <wp:extent cx="5580380" cy="2411095"/>
            <wp:effectExtent l="0" t="0" r="0" b="1905"/>
            <wp:docPr id="738968449" name="Bildobjekt 1" descr="En bild som visar skärmbild, linje, Graf,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68449" name="Bildobjekt 1" descr="En bild som visar skärmbild, linje, Graf, diagram&#10;&#10;Automatiskt genererad beskrivning"/>
                    <pic:cNvPicPr/>
                  </pic:nvPicPr>
                  <pic:blipFill>
                    <a:blip r:embed="rId14"/>
                    <a:stretch>
                      <a:fillRect/>
                    </a:stretch>
                  </pic:blipFill>
                  <pic:spPr>
                    <a:xfrm>
                      <a:off x="0" y="0"/>
                      <a:ext cx="5580380" cy="2411095"/>
                    </a:xfrm>
                    <a:prstGeom prst="rect">
                      <a:avLst/>
                    </a:prstGeom>
                  </pic:spPr>
                </pic:pic>
              </a:graphicData>
            </a:graphic>
          </wp:inline>
        </w:drawing>
      </w:r>
    </w:p>
    <w:p w14:paraId="6701011C" w14:textId="77777777" w:rsidR="005566A5" w:rsidRPr="00E702A1" w:rsidRDefault="005566A5" w:rsidP="005566A5">
      <w:pPr>
        <w:rPr>
          <w:color w:val="173B2B" w:themeColor="accent1" w:themeShade="80"/>
          <w:sz w:val="22"/>
          <w:szCs w:val="22"/>
          <w:lang w:val="en-US"/>
        </w:rPr>
      </w:pPr>
    </w:p>
    <w:p w14:paraId="2C946C9C" w14:textId="77777777" w:rsidR="005566A5" w:rsidRPr="00E702A1" w:rsidRDefault="005566A5" w:rsidP="005566A5">
      <w:pPr>
        <w:rPr>
          <w:color w:val="173B2B" w:themeColor="accent1" w:themeShade="80"/>
          <w:sz w:val="22"/>
          <w:szCs w:val="22"/>
          <w:lang w:val="en-US"/>
        </w:rPr>
      </w:pPr>
    </w:p>
    <w:p w14:paraId="5517638E" w14:textId="77777777" w:rsidR="005566A5" w:rsidRPr="00E702A1" w:rsidRDefault="005566A5" w:rsidP="005566A5">
      <w:pPr>
        <w:rPr>
          <w:color w:val="173B2B" w:themeColor="accent1" w:themeShade="80"/>
          <w:sz w:val="22"/>
          <w:szCs w:val="22"/>
          <w:lang w:val="en-US"/>
        </w:rPr>
      </w:pPr>
      <w:r w:rsidRPr="00E702A1">
        <w:rPr>
          <w:color w:val="173B2B" w:themeColor="accent1" w:themeShade="80"/>
          <w:sz w:val="22"/>
          <w:szCs w:val="22"/>
          <w:lang w:val="en-US"/>
        </w:rPr>
        <w:t>After this step only the top 50 was continued with and a correlation matrix performed on the rest. If assets were higher than 0.85 in correlation they were clustered together and the feature with the highest cumulative feature importance was kept. E.g. Income is a feature that comes in many variations, they all capture same thing in one way or another and will therefore be highly correlated.</w:t>
      </w:r>
    </w:p>
    <w:p w14:paraId="7D5311FA" w14:textId="77777777" w:rsidR="005566A5" w:rsidRPr="00E702A1" w:rsidRDefault="005566A5" w:rsidP="005566A5">
      <w:pPr>
        <w:rPr>
          <w:color w:val="173B2B" w:themeColor="accent1" w:themeShade="80"/>
          <w:sz w:val="22"/>
          <w:szCs w:val="22"/>
          <w:lang w:val="en-US"/>
        </w:rPr>
      </w:pPr>
    </w:p>
    <w:p w14:paraId="76E5AA63" w14:textId="77777777" w:rsidR="005566A5" w:rsidRPr="00E702A1" w:rsidRDefault="005566A5" w:rsidP="005566A5">
      <w:pPr>
        <w:rPr>
          <w:color w:val="173B2B" w:themeColor="accent1" w:themeShade="80"/>
          <w:sz w:val="22"/>
          <w:szCs w:val="22"/>
          <w:lang w:val="en-US"/>
        </w:rPr>
      </w:pPr>
    </w:p>
    <w:p w14:paraId="63C6A0DB" w14:textId="77777777" w:rsidR="005566A5" w:rsidRPr="00E702A1" w:rsidRDefault="005566A5" w:rsidP="005566A5">
      <w:pPr>
        <w:rPr>
          <w:color w:val="173B2B" w:themeColor="accent1" w:themeShade="80"/>
          <w:sz w:val="22"/>
          <w:szCs w:val="22"/>
          <w:lang w:val="en-US"/>
        </w:rPr>
      </w:pPr>
    </w:p>
    <w:p w14:paraId="5615EC5D" w14:textId="77777777" w:rsidR="005566A5" w:rsidRPr="00E702A1" w:rsidRDefault="005566A5" w:rsidP="005566A5">
      <w:pPr>
        <w:rPr>
          <w:color w:val="173B2B" w:themeColor="accent1" w:themeShade="80"/>
          <w:sz w:val="22"/>
          <w:szCs w:val="22"/>
          <w:lang w:val="en-US"/>
        </w:rPr>
      </w:pPr>
    </w:p>
    <w:p w14:paraId="2219A0D3" w14:textId="77777777" w:rsidR="005566A5" w:rsidRPr="00E702A1" w:rsidRDefault="005566A5" w:rsidP="005566A5">
      <w:pPr>
        <w:jc w:val="center"/>
        <w:rPr>
          <w:color w:val="173B2B" w:themeColor="accent1" w:themeShade="80"/>
          <w:sz w:val="22"/>
          <w:szCs w:val="22"/>
          <w:lang w:val="en-US"/>
        </w:rPr>
      </w:pPr>
      <w:r w:rsidRPr="00E702A1">
        <w:rPr>
          <w:noProof/>
          <w:color w:val="173B2B" w:themeColor="accent1" w:themeShade="80"/>
          <w:sz w:val="22"/>
          <w:szCs w:val="22"/>
          <w:lang w:val="en-US"/>
        </w:rPr>
        <w:lastRenderedPageBreak/>
        <w:drawing>
          <wp:inline distT="0" distB="0" distL="0" distR="0" wp14:anchorId="62E85C28" wp14:editId="07244952">
            <wp:extent cx="3727392" cy="3790461"/>
            <wp:effectExtent l="0" t="0" r="0" b="0"/>
            <wp:docPr id="9" name="Bildobjekt 8" descr="En bild som visar text, skärmbild, diagram, Färggrann&#10;&#10;Automatiskt genererad beskrivning">
              <a:extLst xmlns:a="http://schemas.openxmlformats.org/drawingml/2006/main">
                <a:ext uri="{FF2B5EF4-FFF2-40B4-BE49-F238E27FC236}">
                  <a16:creationId xmlns:a16="http://schemas.microsoft.com/office/drawing/2014/main" id="{9F3DDEBC-B50D-9B31-9EAC-29FA4F5DF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8" descr="En bild som visar text, skärmbild, diagram, Färggrann&#10;&#10;Automatiskt genererad beskrivning">
                      <a:extLst>
                        <a:ext uri="{FF2B5EF4-FFF2-40B4-BE49-F238E27FC236}">
                          <a16:creationId xmlns:a16="http://schemas.microsoft.com/office/drawing/2014/main" id="{9F3DDEBC-B50D-9B31-9EAC-29FA4F5DF57F}"/>
                        </a:ext>
                      </a:extLst>
                    </pic:cNvPr>
                    <pic:cNvPicPr>
                      <a:picLocks noChangeAspect="1"/>
                    </pic:cNvPicPr>
                  </pic:nvPicPr>
                  <pic:blipFill>
                    <a:blip r:embed="rId15"/>
                    <a:stretch>
                      <a:fillRect/>
                    </a:stretch>
                  </pic:blipFill>
                  <pic:spPr>
                    <a:xfrm>
                      <a:off x="0" y="0"/>
                      <a:ext cx="3743521" cy="3806863"/>
                    </a:xfrm>
                    <a:prstGeom prst="rect">
                      <a:avLst/>
                    </a:prstGeom>
                  </pic:spPr>
                </pic:pic>
              </a:graphicData>
            </a:graphic>
          </wp:inline>
        </w:drawing>
      </w:r>
    </w:p>
    <w:p w14:paraId="4C3B8DDA" w14:textId="77777777" w:rsidR="005566A5" w:rsidRPr="00E702A1" w:rsidRDefault="005566A5" w:rsidP="005566A5">
      <w:pPr>
        <w:rPr>
          <w:color w:val="173B2B" w:themeColor="accent1" w:themeShade="80"/>
          <w:sz w:val="22"/>
          <w:szCs w:val="22"/>
          <w:lang w:val="en-US"/>
        </w:rPr>
      </w:pPr>
    </w:p>
    <w:p w14:paraId="23BDBDD0" w14:textId="77777777" w:rsidR="005566A5" w:rsidRPr="00E702A1" w:rsidRDefault="005566A5" w:rsidP="005566A5">
      <w:pPr>
        <w:jc w:val="center"/>
        <w:rPr>
          <w:i/>
          <w:iCs/>
          <w:color w:val="173B2B" w:themeColor="accent1" w:themeShade="80"/>
          <w:sz w:val="22"/>
          <w:szCs w:val="22"/>
          <w:lang w:val="en-US"/>
        </w:rPr>
      </w:pPr>
      <w:r w:rsidRPr="00E702A1">
        <w:rPr>
          <w:i/>
          <w:iCs/>
          <w:color w:val="173B2B" w:themeColor="accent1" w:themeShade="80"/>
          <w:sz w:val="22"/>
          <w:szCs w:val="22"/>
          <w:lang w:val="en-US"/>
        </w:rPr>
        <w:t>Correlation Plot (Reduced #Features)</w:t>
      </w:r>
    </w:p>
    <w:p w14:paraId="41279154" w14:textId="77777777" w:rsidR="005566A5" w:rsidRPr="00E702A1" w:rsidRDefault="005566A5" w:rsidP="005566A5">
      <w:pPr>
        <w:jc w:val="center"/>
        <w:rPr>
          <w:i/>
          <w:iCs/>
          <w:color w:val="173B2B" w:themeColor="accent1" w:themeShade="80"/>
          <w:sz w:val="22"/>
          <w:szCs w:val="22"/>
          <w:lang w:val="en-US"/>
        </w:rPr>
      </w:pPr>
    </w:p>
    <w:p w14:paraId="25FF2945" w14:textId="77777777" w:rsidR="005566A5" w:rsidRPr="00E702A1" w:rsidRDefault="005566A5" w:rsidP="005566A5">
      <w:pPr>
        <w:rPr>
          <w:color w:val="173B2B" w:themeColor="accent1" w:themeShade="80"/>
          <w:sz w:val="22"/>
          <w:szCs w:val="22"/>
          <w:lang w:val="en-US"/>
        </w:rPr>
      </w:pPr>
    </w:p>
    <w:p w14:paraId="25D01FAB" w14:textId="77777777" w:rsidR="0043232F" w:rsidRDefault="0043232F" w:rsidP="00DB08C8">
      <w:pPr>
        <w:pStyle w:val="Rubrik2"/>
        <w:rPr>
          <w:rFonts w:ascii="Times New Roman" w:hAnsi="Times New Roman" w:cs="Times New Roman"/>
          <w:lang w:val="en-US"/>
        </w:rPr>
      </w:pPr>
    </w:p>
    <w:p w14:paraId="21203815" w14:textId="77777777" w:rsidR="0043232F" w:rsidRDefault="0043232F" w:rsidP="00DB08C8">
      <w:pPr>
        <w:pStyle w:val="Rubrik2"/>
        <w:rPr>
          <w:rFonts w:ascii="Times New Roman" w:hAnsi="Times New Roman" w:cs="Times New Roman"/>
          <w:lang w:val="en-US"/>
        </w:rPr>
      </w:pPr>
    </w:p>
    <w:p w14:paraId="61A63CB3" w14:textId="77777777" w:rsidR="0043232F" w:rsidRDefault="0043232F" w:rsidP="00DB08C8">
      <w:pPr>
        <w:pStyle w:val="Rubrik2"/>
        <w:rPr>
          <w:rFonts w:ascii="Times New Roman" w:hAnsi="Times New Roman" w:cs="Times New Roman"/>
          <w:lang w:val="en-US"/>
        </w:rPr>
      </w:pPr>
    </w:p>
    <w:p w14:paraId="05B730E9" w14:textId="77777777" w:rsidR="0043232F" w:rsidRDefault="0043232F" w:rsidP="00DB08C8">
      <w:pPr>
        <w:pStyle w:val="Rubrik2"/>
        <w:rPr>
          <w:rFonts w:ascii="Times New Roman" w:hAnsi="Times New Roman" w:cs="Times New Roman"/>
          <w:lang w:val="en-US"/>
        </w:rPr>
      </w:pPr>
    </w:p>
    <w:p w14:paraId="18DFC3E2" w14:textId="77777777" w:rsidR="0043232F" w:rsidRDefault="0043232F" w:rsidP="00DB08C8">
      <w:pPr>
        <w:pStyle w:val="Rubrik2"/>
        <w:rPr>
          <w:rFonts w:ascii="Times New Roman" w:hAnsi="Times New Roman" w:cs="Times New Roman"/>
          <w:lang w:val="en-US"/>
        </w:rPr>
      </w:pPr>
    </w:p>
    <w:p w14:paraId="1EECA867" w14:textId="77777777" w:rsidR="0043232F" w:rsidRDefault="0043232F" w:rsidP="00DB08C8">
      <w:pPr>
        <w:pStyle w:val="Rubrik2"/>
        <w:rPr>
          <w:rFonts w:ascii="Times New Roman" w:hAnsi="Times New Roman" w:cs="Times New Roman"/>
          <w:lang w:val="en-US"/>
        </w:rPr>
      </w:pPr>
    </w:p>
    <w:p w14:paraId="7A7C1727" w14:textId="77777777" w:rsidR="0043232F" w:rsidRDefault="0043232F" w:rsidP="00DB08C8">
      <w:pPr>
        <w:pStyle w:val="Rubrik2"/>
        <w:rPr>
          <w:rFonts w:ascii="Times New Roman" w:hAnsi="Times New Roman" w:cs="Times New Roman"/>
          <w:lang w:val="en-US"/>
        </w:rPr>
      </w:pPr>
    </w:p>
    <w:p w14:paraId="2C222FA4" w14:textId="77777777" w:rsidR="0043232F" w:rsidRDefault="0043232F" w:rsidP="00DB08C8">
      <w:pPr>
        <w:pStyle w:val="Rubrik2"/>
        <w:rPr>
          <w:rFonts w:ascii="Times New Roman" w:hAnsi="Times New Roman" w:cs="Times New Roman"/>
          <w:lang w:val="en-US"/>
        </w:rPr>
      </w:pPr>
    </w:p>
    <w:p w14:paraId="7AE8F4FB" w14:textId="77777777" w:rsidR="0043232F" w:rsidRDefault="0043232F" w:rsidP="00DB08C8">
      <w:pPr>
        <w:pStyle w:val="Rubrik2"/>
        <w:rPr>
          <w:rFonts w:ascii="Times New Roman" w:hAnsi="Times New Roman" w:cs="Times New Roman"/>
          <w:lang w:val="en-US"/>
        </w:rPr>
      </w:pPr>
    </w:p>
    <w:p w14:paraId="0537CE6A" w14:textId="77777777" w:rsidR="0043232F" w:rsidRDefault="0043232F" w:rsidP="00DB08C8">
      <w:pPr>
        <w:pStyle w:val="Rubrik2"/>
        <w:rPr>
          <w:rFonts w:ascii="Times New Roman" w:hAnsi="Times New Roman" w:cs="Times New Roman"/>
          <w:lang w:val="en-US"/>
        </w:rPr>
      </w:pPr>
    </w:p>
    <w:p w14:paraId="2ECAA90B" w14:textId="77777777" w:rsidR="0043232F" w:rsidRDefault="0043232F" w:rsidP="00DB08C8">
      <w:pPr>
        <w:pStyle w:val="Rubrik2"/>
        <w:rPr>
          <w:rFonts w:ascii="Times New Roman" w:hAnsi="Times New Roman" w:cs="Times New Roman"/>
          <w:lang w:val="en-US"/>
        </w:rPr>
      </w:pPr>
    </w:p>
    <w:p w14:paraId="050FC6E1" w14:textId="77777777" w:rsidR="0043232F" w:rsidRDefault="0043232F" w:rsidP="00DB08C8">
      <w:pPr>
        <w:pStyle w:val="Rubrik2"/>
        <w:rPr>
          <w:rFonts w:ascii="Times New Roman" w:hAnsi="Times New Roman" w:cs="Times New Roman"/>
          <w:lang w:val="en-US"/>
        </w:rPr>
      </w:pPr>
    </w:p>
    <w:p w14:paraId="39C2E95E" w14:textId="77777777" w:rsidR="0043232F" w:rsidRDefault="0043232F" w:rsidP="00DB08C8">
      <w:pPr>
        <w:pStyle w:val="Rubrik2"/>
        <w:rPr>
          <w:rFonts w:ascii="Times New Roman" w:hAnsi="Times New Roman" w:cs="Times New Roman"/>
          <w:lang w:val="en-US"/>
        </w:rPr>
      </w:pPr>
    </w:p>
    <w:p w14:paraId="069E0C76" w14:textId="77777777" w:rsidR="0043232F" w:rsidRDefault="0043232F" w:rsidP="00DB08C8">
      <w:pPr>
        <w:pStyle w:val="Rubrik2"/>
        <w:rPr>
          <w:rFonts w:ascii="Times New Roman" w:hAnsi="Times New Roman" w:cs="Times New Roman"/>
          <w:lang w:val="en-US"/>
        </w:rPr>
      </w:pPr>
    </w:p>
    <w:p w14:paraId="4E27162E" w14:textId="77777777" w:rsidR="0043232F" w:rsidRDefault="0043232F" w:rsidP="00DB08C8">
      <w:pPr>
        <w:pStyle w:val="Rubrik2"/>
        <w:rPr>
          <w:rFonts w:ascii="Times New Roman" w:hAnsi="Times New Roman" w:cs="Times New Roman"/>
          <w:lang w:val="en-US"/>
        </w:rPr>
      </w:pPr>
    </w:p>
    <w:p w14:paraId="16485AC0" w14:textId="77777777" w:rsidR="00234B0C" w:rsidRDefault="00234B0C" w:rsidP="00234B0C">
      <w:pPr>
        <w:pStyle w:val="Brdtext"/>
        <w:rPr>
          <w:lang w:val="en-US"/>
        </w:rPr>
      </w:pPr>
    </w:p>
    <w:p w14:paraId="2F99AA8A" w14:textId="77777777" w:rsidR="00234B0C" w:rsidRPr="00234B0C" w:rsidRDefault="00234B0C" w:rsidP="00234B0C">
      <w:pPr>
        <w:pStyle w:val="Brdtext"/>
        <w:rPr>
          <w:lang w:val="en-US"/>
        </w:rPr>
      </w:pPr>
    </w:p>
    <w:p w14:paraId="09A36440" w14:textId="0D9995C3" w:rsidR="00181F9E" w:rsidRPr="00E702A1" w:rsidRDefault="00181F9E" w:rsidP="00DB08C8">
      <w:pPr>
        <w:pStyle w:val="Rubrik2"/>
        <w:rPr>
          <w:rFonts w:ascii="Times New Roman" w:hAnsi="Times New Roman" w:cs="Times New Roman"/>
          <w:lang w:val="en-US"/>
        </w:rPr>
      </w:pPr>
      <w:bookmarkStart w:id="18" w:name="_Toc157679574"/>
      <w:r w:rsidRPr="00E702A1">
        <w:rPr>
          <w:rFonts w:ascii="Times New Roman" w:hAnsi="Times New Roman" w:cs="Times New Roman"/>
          <w:lang w:val="en-US"/>
        </w:rPr>
        <w:lastRenderedPageBreak/>
        <w:t>Top Features - Histograms</w:t>
      </w:r>
      <w:bookmarkEnd w:id="18"/>
    </w:p>
    <w:p w14:paraId="5C49A9AA" w14:textId="0478DDC5" w:rsidR="00181F9E" w:rsidRPr="00E702A1" w:rsidRDefault="00181F9E" w:rsidP="00181F9E">
      <w:pPr>
        <w:rPr>
          <w:color w:val="173B2B" w:themeColor="accent1" w:themeShade="80"/>
          <w:sz w:val="22"/>
          <w:szCs w:val="22"/>
          <w:lang w:val="en-US"/>
        </w:rPr>
      </w:pPr>
    </w:p>
    <w:p w14:paraId="112911A6" w14:textId="26E8EAB0" w:rsidR="005566A5" w:rsidRPr="00E702A1" w:rsidRDefault="00181F9E" w:rsidP="005566A5">
      <w:pPr>
        <w:rPr>
          <w:color w:val="173B2B" w:themeColor="accent1" w:themeShade="80"/>
          <w:sz w:val="22"/>
          <w:szCs w:val="22"/>
          <w:lang w:val="en-US"/>
        </w:rPr>
      </w:pPr>
      <w:r w:rsidRPr="00E702A1">
        <w:rPr>
          <w:color w:val="173B2B" w:themeColor="accent1" w:themeShade="80"/>
          <w:sz w:val="22"/>
          <w:szCs w:val="22"/>
          <w:lang w:val="en-US"/>
        </w:rPr>
        <w:t>By plotting histograms of features with highest feature importance (defaulted vs not) one se strong visual behavior. Inquiries 12 Month, Age and the super variable UC Score are the most dependent features.</w:t>
      </w:r>
    </w:p>
    <w:p w14:paraId="6F96BC82" w14:textId="11B51A66" w:rsidR="005566A5" w:rsidRPr="00E702A1" w:rsidRDefault="005566A5" w:rsidP="005566A5">
      <w:pPr>
        <w:rPr>
          <w:color w:val="173B2B" w:themeColor="accent1" w:themeShade="80"/>
          <w:sz w:val="22"/>
          <w:szCs w:val="22"/>
          <w:lang w:val="en-US"/>
        </w:rPr>
      </w:pPr>
    </w:p>
    <w:p w14:paraId="04CAB1B4" w14:textId="0BF291FF" w:rsidR="005566A5" w:rsidRPr="00E702A1" w:rsidRDefault="00234B0C" w:rsidP="005566A5">
      <w:pPr>
        <w:rPr>
          <w:color w:val="173B2B" w:themeColor="accent1" w:themeShade="80"/>
          <w:lang w:val="en-US"/>
        </w:rPr>
      </w:pPr>
      <w:r w:rsidRPr="00E702A1">
        <w:rPr>
          <w:noProof/>
          <w:color w:val="173B2B" w:themeColor="accent1" w:themeShade="80"/>
          <w:sz w:val="22"/>
          <w:szCs w:val="22"/>
          <w:lang w:val="en-US"/>
        </w:rPr>
        <w:drawing>
          <wp:anchor distT="0" distB="0" distL="114300" distR="114300" simplePos="0" relativeHeight="251683840" behindDoc="0" locked="0" layoutInCell="1" allowOverlap="1" wp14:anchorId="570CADCF" wp14:editId="3D12082E">
            <wp:simplePos x="0" y="0"/>
            <wp:positionH relativeFrom="margin">
              <wp:posOffset>269824</wp:posOffset>
            </wp:positionH>
            <wp:positionV relativeFrom="margin">
              <wp:posOffset>1134452</wp:posOffset>
            </wp:positionV>
            <wp:extent cx="4712970" cy="1341120"/>
            <wp:effectExtent l="0" t="0" r="0" b="5080"/>
            <wp:wrapSquare wrapText="bothSides"/>
            <wp:docPr id="10" name="Bildobjekt 9" descr="En bild som visar Graf, linje, diagram, text&#10;&#10;Automatiskt genererad beskrivning">
              <a:extLst xmlns:a="http://schemas.openxmlformats.org/drawingml/2006/main">
                <a:ext uri="{FF2B5EF4-FFF2-40B4-BE49-F238E27FC236}">
                  <a16:creationId xmlns:a16="http://schemas.microsoft.com/office/drawing/2014/main" id="{628C9525-4CBF-ACE0-29DB-DD2651260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9" descr="En bild som visar Graf, linje, diagram, text&#10;&#10;Automatiskt genererad beskrivning">
                      <a:extLst>
                        <a:ext uri="{FF2B5EF4-FFF2-40B4-BE49-F238E27FC236}">
                          <a16:creationId xmlns:a16="http://schemas.microsoft.com/office/drawing/2014/main" id="{628C9525-4CBF-ACE0-29DB-DD2651260AEC}"/>
                        </a:ext>
                      </a:extLst>
                    </pic:cNvPr>
                    <pic:cNvPicPr>
                      <a:picLocks noChangeAspect="1"/>
                    </pic:cNvPicPr>
                  </pic:nvPicPr>
                  <pic:blipFill>
                    <a:blip r:embed="rId16"/>
                    <a:stretch>
                      <a:fillRect/>
                    </a:stretch>
                  </pic:blipFill>
                  <pic:spPr>
                    <a:xfrm>
                      <a:off x="0" y="0"/>
                      <a:ext cx="4712970" cy="1341120"/>
                    </a:xfrm>
                    <a:prstGeom prst="rect">
                      <a:avLst/>
                    </a:prstGeom>
                  </pic:spPr>
                </pic:pic>
              </a:graphicData>
            </a:graphic>
            <wp14:sizeRelH relativeFrom="margin">
              <wp14:pctWidth>0</wp14:pctWidth>
            </wp14:sizeRelH>
            <wp14:sizeRelV relativeFrom="margin">
              <wp14:pctHeight>0</wp14:pctHeight>
            </wp14:sizeRelV>
          </wp:anchor>
        </w:drawing>
      </w:r>
    </w:p>
    <w:p w14:paraId="6F0FFE36" w14:textId="0AA58BD8" w:rsidR="005566A5" w:rsidRDefault="005566A5" w:rsidP="005566A5">
      <w:pPr>
        <w:rPr>
          <w:color w:val="173B2B" w:themeColor="accent1" w:themeShade="80"/>
          <w:lang w:val="en-US"/>
        </w:rPr>
      </w:pPr>
    </w:p>
    <w:p w14:paraId="5C1654AE" w14:textId="7021D03D" w:rsidR="00234B0C" w:rsidRDefault="00234B0C" w:rsidP="005566A5">
      <w:pPr>
        <w:rPr>
          <w:color w:val="173B2B" w:themeColor="accent1" w:themeShade="80"/>
          <w:lang w:val="en-US"/>
        </w:rPr>
      </w:pPr>
    </w:p>
    <w:p w14:paraId="34DB922C" w14:textId="0EE13281" w:rsidR="00234B0C" w:rsidRDefault="00234B0C" w:rsidP="005566A5">
      <w:pPr>
        <w:rPr>
          <w:color w:val="173B2B" w:themeColor="accent1" w:themeShade="80"/>
          <w:lang w:val="en-US"/>
        </w:rPr>
      </w:pPr>
    </w:p>
    <w:p w14:paraId="06402198" w14:textId="15D829A7" w:rsidR="00234B0C" w:rsidRDefault="00234B0C" w:rsidP="005566A5">
      <w:pPr>
        <w:rPr>
          <w:color w:val="173B2B" w:themeColor="accent1" w:themeShade="80"/>
          <w:lang w:val="en-US"/>
        </w:rPr>
      </w:pPr>
    </w:p>
    <w:p w14:paraId="23BDE967" w14:textId="77777777" w:rsidR="00234B0C" w:rsidRDefault="00234B0C" w:rsidP="005566A5">
      <w:pPr>
        <w:rPr>
          <w:color w:val="173B2B" w:themeColor="accent1" w:themeShade="80"/>
          <w:lang w:val="en-US"/>
        </w:rPr>
      </w:pPr>
    </w:p>
    <w:p w14:paraId="24535FD8" w14:textId="77777777" w:rsidR="00234B0C" w:rsidRDefault="00234B0C" w:rsidP="005566A5">
      <w:pPr>
        <w:rPr>
          <w:color w:val="173B2B" w:themeColor="accent1" w:themeShade="80"/>
          <w:lang w:val="en-US"/>
        </w:rPr>
      </w:pPr>
    </w:p>
    <w:p w14:paraId="4B8CE50D" w14:textId="77777777" w:rsidR="00234B0C" w:rsidRDefault="00234B0C" w:rsidP="005566A5">
      <w:pPr>
        <w:rPr>
          <w:color w:val="173B2B" w:themeColor="accent1" w:themeShade="80"/>
          <w:lang w:val="en-US"/>
        </w:rPr>
      </w:pPr>
    </w:p>
    <w:p w14:paraId="1F4B75D1" w14:textId="68FE3846" w:rsidR="00234B0C" w:rsidRDefault="00234B0C" w:rsidP="005566A5">
      <w:pPr>
        <w:rPr>
          <w:color w:val="173B2B" w:themeColor="accent1" w:themeShade="80"/>
          <w:lang w:val="en-US"/>
        </w:rPr>
      </w:pPr>
      <w:r w:rsidRPr="00E702A1">
        <w:rPr>
          <w:noProof/>
          <w:color w:val="173B2B" w:themeColor="accent1" w:themeShade="80"/>
          <w:sz w:val="22"/>
          <w:szCs w:val="22"/>
          <w:lang w:val="en-US"/>
        </w:rPr>
        <w:drawing>
          <wp:anchor distT="0" distB="0" distL="114300" distR="114300" simplePos="0" relativeHeight="251686912" behindDoc="0" locked="0" layoutInCell="1" allowOverlap="1" wp14:anchorId="4FD41903" wp14:editId="18AF1973">
            <wp:simplePos x="0" y="0"/>
            <wp:positionH relativeFrom="margin">
              <wp:posOffset>294396</wp:posOffset>
            </wp:positionH>
            <wp:positionV relativeFrom="margin">
              <wp:posOffset>2476255</wp:posOffset>
            </wp:positionV>
            <wp:extent cx="4721225" cy="1367790"/>
            <wp:effectExtent l="0" t="0" r="3175" b="3810"/>
            <wp:wrapSquare wrapText="bothSides"/>
            <wp:docPr id="14" name="Bildobjekt 13" descr="En bild som visar skärmbild, Graf, diagram, linje&#10;&#10;Automatiskt genererad beskrivning">
              <a:extLst xmlns:a="http://schemas.openxmlformats.org/drawingml/2006/main">
                <a:ext uri="{FF2B5EF4-FFF2-40B4-BE49-F238E27FC236}">
                  <a16:creationId xmlns:a16="http://schemas.microsoft.com/office/drawing/2014/main" id="{063B1D8A-C3C9-2407-DA25-3FC8F941F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objekt 13" descr="En bild som visar skärmbild, Graf, diagram, linje&#10;&#10;Automatiskt genererad beskrivning">
                      <a:extLst>
                        <a:ext uri="{FF2B5EF4-FFF2-40B4-BE49-F238E27FC236}">
                          <a16:creationId xmlns:a16="http://schemas.microsoft.com/office/drawing/2014/main" id="{063B1D8A-C3C9-2407-DA25-3FC8F941F54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21225" cy="1367790"/>
                    </a:xfrm>
                    <a:prstGeom prst="rect">
                      <a:avLst/>
                    </a:prstGeom>
                  </pic:spPr>
                </pic:pic>
              </a:graphicData>
            </a:graphic>
            <wp14:sizeRelH relativeFrom="margin">
              <wp14:pctWidth>0</wp14:pctWidth>
            </wp14:sizeRelH>
            <wp14:sizeRelV relativeFrom="margin">
              <wp14:pctHeight>0</wp14:pctHeight>
            </wp14:sizeRelV>
          </wp:anchor>
        </w:drawing>
      </w:r>
    </w:p>
    <w:p w14:paraId="17BCAEA3" w14:textId="04F93F4E" w:rsidR="00234B0C" w:rsidRDefault="00234B0C" w:rsidP="005566A5">
      <w:pPr>
        <w:rPr>
          <w:color w:val="173B2B" w:themeColor="accent1" w:themeShade="80"/>
          <w:lang w:val="en-US"/>
        </w:rPr>
      </w:pPr>
    </w:p>
    <w:p w14:paraId="6ECC1B58" w14:textId="0A5A251F" w:rsidR="00234B0C" w:rsidRDefault="00234B0C" w:rsidP="005566A5">
      <w:pPr>
        <w:rPr>
          <w:color w:val="173B2B" w:themeColor="accent1" w:themeShade="80"/>
          <w:lang w:val="en-US"/>
        </w:rPr>
      </w:pPr>
    </w:p>
    <w:p w14:paraId="18F595B2" w14:textId="75372D01" w:rsidR="00234B0C" w:rsidRDefault="00234B0C" w:rsidP="005566A5">
      <w:pPr>
        <w:rPr>
          <w:color w:val="173B2B" w:themeColor="accent1" w:themeShade="80"/>
          <w:lang w:val="en-US"/>
        </w:rPr>
      </w:pPr>
    </w:p>
    <w:p w14:paraId="6AD28E95" w14:textId="78F7755A" w:rsidR="00234B0C" w:rsidRDefault="00234B0C" w:rsidP="005566A5">
      <w:pPr>
        <w:rPr>
          <w:color w:val="173B2B" w:themeColor="accent1" w:themeShade="80"/>
          <w:lang w:val="en-US"/>
        </w:rPr>
      </w:pPr>
    </w:p>
    <w:p w14:paraId="45324F39" w14:textId="43248455" w:rsidR="00234B0C" w:rsidRDefault="00234B0C" w:rsidP="005566A5">
      <w:pPr>
        <w:rPr>
          <w:color w:val="173B2B" w:themeColor="accent1" w:themeShade="80"/>
          <w:lang w:val="en-US"/>
        </w:rPr>
      </w:pPr>
    </w:p>
    <w:p w14:paraId="7031F7AB" w14:textId="2A12B891" w:rsidR="00234B0C" w:rsidRDefault="00234B0C" w:rsidP="005566A5">
      <w:pPr>
        <w:rPr>
          <w:color w:val="173B2B" w:themeColor="accent1" w:themeShade="80"/>
          <w:lang w:val="en-US"/>
        </w:rPr>
      </w:pPr>
    </w:p>
    <w:p w14:paraId="189E66DC" w14:textId="565D540F" w:rsidR="00234B0C" w:rsidRDefault="00234B0C" w:rsidP="005566A5">
      <w:pPr>
        <w:rPr>
          <w:color w:val="173B2B" w:themeColor="accent1" w:themeShade="80"/>
          <w:lang w:val="en-US"/>
        </w:rPr>
      </w:pPr>
      <w:r w:rsidRPr="00E702A1">
        <w:rPr>
          <w:noProof/>
          <w:color w:val="173B2B" w:themeColor="accent1" w:themeShade="80"/>
          <w:lang w:val="en-US"/>
        </w:rPr>
        <w:drawing>
          <wp:anchor distT="0" distB="0" distL="114300" distR="114300" simplePos="0" relativeHeight="251684864" behindDoc="0" locked="0" layoutInCell="1" allowOverlap="1" wp14:anchorId="5E1444DA" wp14:editId="1E19E723">
            <wp:simplePos x="0" y="0"/>
            <wp:positionH relativeFrom="margin">
              <wp:posOffset>290195</wp:posOffset>
            </wp:positionH>
            <wp:positionV relativeFrom="margin">
              <wp:posOffset>3839845</wp:posOffset>
            </wp:positionV>
            <wp:extent cx="4722495" cy="1361440"/>
            <wp:effectExtent l="0" t="0" r="1905" b="0"/>
            <wp:wrapSquare wrapText="bothSides"/>
            <wp:docPr id="12" name="Bildobjekt 11" descr="En bild som visar skärmbild, linje, Graf, diagram&#10;&#10;Automatiskt genererad beskrivning">
              <a:extLst xmlns:a="http://schemas.openxmlformats.org/drawingml/2006/main">
                <a:ext uri="{FF2B5EF4-FFF2-40B4-BE49-F238E27FC236}">
                  <a16:creationId xmlns:a16="http://schemas.microsoft.com/office/drawing/2014/main" id="{1671D800-F5B6-0D10-9B2D-D41F7F97F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1" descr="En bild som visar skärmbild, linje, Graf, diagram&#10;&#10;Automatiskt genererad beskrivning">
                      <a:extLst>
                        <a:ext uri="{FF2B5EF4-FFF2-40B4-BE49-F238E27FC236}">
                          <a16:creationId xmlns:a16="http://schemas.microsoft.com/office/drawing/2014/main" id="{1671D800-F5B6-0D10-9B2D-D41F7F97FDE7}"/>
                        </a:ext>
                      </a:extLst>
                    </pic:cNvPr>
                    <pic:cNvPicPr>
                      <a:picLocks noChangeAspect="1"/>
                    </pic:cNvPicPr>
                  </pic:nvPicPr>
                  <pic:blipFill>
                    <a:blip r:embed="rId18"/>
                    <a:stretch>
                      <a:fillRect/>
                    </a:stretch>
                  </pic:blipFill>
                  <pic:spPr>
                    <a:xfrm>
                      <a:off x="0" y="0"/>
                      <a:ext cx="4722495" cy="1361440"/>
                    </a:xfrm>
                    <a:prstGeom prst="rect">
                      <a:avLst/>
                    </a:prstGeom>
                  </pic:spPr>
                </pic:pic>
              </a:graphicData>
            </a:graphic>
            <wp14:sizeRelH relativeFrom="margin">
              <wp14:pctWidth>0</wp14:pctWidth>
            </wp14:sizeRelH>
            <wp14:sizeRelV relativeFrom="margin">
              <wp14:pctHeight>0</wp14:pctHeight>
            </wp14:sizeRelV>
          </wp:anchor>
        </w:drawing>
      </w:r>
    </w:p>
    <w:p w14:paraId="484D42CF" w14:textId="6E3CDAB5" w:rsidR="00234B0C" w:rsidRDefault="00234B0C" w:rsidP="005566A5">
      <w:pPr>
        <w:rPr>
          <w:color w:val="173B2B" w:themeColor="accent1" w:themeShade="80"/>
          <w:lang w:val="en-US"/>
        </w:rPr>
      </w:pPr>
    </w:p>
    <w:p w14:paraId="7AB724E3" w14:textId="2D955EA9" w:rsidR="00234B0C" w:rsidRDefault="00234B0C" w:rsidP="005566A5">
      <w:pPr>
        <w:rPr>
          <w:color w:val="173B2B" w:themeColor="accent1" w:themeShade="80"/>
          <w:lang w:val="en-US"/>
        </w:rPr>
      </w:pPr>
    </w:p>
    <w:p w14:paraId="06982DCC" w14:textId="4C78E2E7" w:rsidR="00234B0C" w:rsidRDefault="00234B0C" w:rsidP="005566A5">
      <w:pPr>
        <w:rPr>
          <w:color w:val="173B2B" w:themeColor="accent1" w:themeShade="80"/>
          <w:lang w:val="en-US"/>
        </w:rPr>
      </w:pPr>
    </w:p>
    <w:p w14:paraId="2FBED487" w14:textId="6021FD55" w:rsidR="00234B0C" w:rsidRDefault="00234B0C" w:rsidP="005566A5">
      <w:pPr>
        <w:rPr>
          <w:color w:val="173B2B" w:themeColor="accent1" w:themeShade="80"/>
          <w:lang w:val="en-US"/>
        </w:rPr>
      </w:pPr>
    </w:p>
    <w:p w14:paraId="4FC1CB6C" w14:textId="7C2445A8" w:rsidR="00234B0C" w:rsidRDefault="00234B0C" w:rsidP="005566A5">
      <w:pPr>
        <w:rPr>
          <w:color w:val="173B2B" w:themeColor="accent1" w:themeShade="80"/>
          <w:lang w:val="en-US"/>
        </w:rPr>
      </w:pPr>
    </w:p>
    <w:p w14:paraId="6E99C8CD" w14:textId="44437440" w:rsidR="00234B0C" w:rsidRDefault="00234B0C" w:rsidP="005566A5">
      <w:pPr>
        <w:rPr>
          <w:color w:val="173B2B" w:themeColor="accent1" w:themeShade="80"/>
          <w:lang w:val="en-US"/>
        </w:rPr>
      </w:pPr>
    </w:p>
    <w:p w14:paraId="67A073FD" w14:textId="77777777" w:rsidR="00234B0C" w:rsidRDefault="00234B0C" w:rsidP="005566A5">
      <w:pPr>
        <w:rPr>
          <w:color w:val="173B2B" w:themeColor="accent1" w:themeShade="80"/>
          <w:lang w:val="en-US"/>
        </w:rPr>
      </w:pPr>
    </w:p>
    <w:p w14:paraId="1B8D5094" w14:textId="3CE6C77D" w:rsidR="00234B0C" w:rsidRDefault="00234B0C" w:rsidP="005566A5">
      <w:pPr>
        <w:rPr>
          <w:color w:val="173B2B" w:themeColor="accent1" w:themeShade="80"/>
          <w:lang w:val="en-US"/>
        </w:rPr>
      </w:pPr>
      <w:r w:rsidRPr="00E702A1">
        <w:rPr>
          <w:noProof/>
          <w:color w:val="173B2B" w:themeColor="accent1" w:themeShade="80"/>
          <w:sz w:val="22"/>
          <w:szCs w:val="22"/>
          <w:lang w:val="en-US"/>
        </w:rPr>
        <w:drawing>
          <wp:anchor distT="0" distB="0" distL="114300" distR="114300" simplePos="0" relativeHeight="251685888" behindDoc="0" locked="0" layoutInCell="1" allowOverlap="1" wp14:anchorId="161D79A7" wp14:editId="46EDC069">
            <wp:simplePos x="0" y="0"/>
            <wp:positionH relativeFrom="margin">
              <wp:posOffset>274320</wp:posOffset>
            </wp:positionH>
            <wp:positionV relativeFrom="margin">
              <wp:posOffset>5204460</wp:posOffset>
            </wp:positionV>
            <wp:extent cx="4759960" cy="1367155"/>
            <wp:effectExtent l="0" t="0" r="2540" b="4445"/>
            <wp:wrapSquare wrapText="bothSides"/>
            <wp:docPr id="6" name="Bildobjekt 5" descr="En bild som visar Graf, diagram, linje, skärmbild&#10;&#10;Automatiskt genererad beskrivning">
              <a:extLst xmlns:a="http://schemas.openxmlformats.org/drawingml/2006/main">
                <a:ext uri="{FF2B5EF4-FFF2-40B4-BE49-F238E27FC236}">
                  <a16:creationId xmlns:a16="http://schemas.microsoft.com/office/drawing/2014/main" id="{206AFC2B-BDB4-5D43-825D-C54F9B48D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5" descr="En bild som visar Graf, diagram, linje, skärmbild&#10;&#10;Automatiskt genererad beskrivning">
                      <a:extLst>
                        <a:ext uri="{FF2B5EF4-FFF2-40B4-BE49-F238E27FC236}">
                          <a16:creationId xmlns:a16="http://schemas.microsoft.com/office/drawing/2014/main" id="{206AFC2B-BDB4-5D43-825D-C54F9B48DEF7}"/>
                        </a:ext>
                      </a:extLst>
                    </pic:cNvPr>
                    <pic:cNvPicPr>
                      <a:picLocks noChangeAspect="1"/>
                    </pic:cNvPicPr>
                  </pic:nvPicPr>
                  <pic:blipFill>
                    <a:blip r:embed="rId19"/>
                    <a:stretch>
                      <a:fillRect/>
                    </a:stretch>
                  </pic:blipFill>
                  <pic:spPr>
                    <a:xfrm>
                      <a:off x="0" y="0"/>
                      <a:ext cx="4759960" cy="1367155"/>
                    </a:xfrm>
                    <a:prstGeom prst="rect">
                      <a:avLst/>
                    </a:prstGeom>
                  </pic:spPr>
                </pic:pic>
              </a:graphicData>
            </a:graphic>
            <wp14:sizeRelH relativeFrom="margin">
              <wp14:pctWidth>0</wp14:pctWidth>
            </wp14:sizeRelH>
            <wp14:sizeRelV relativeFrom="margin">
              <wp14:pctHeight>0</wp14:pctHeight>
            </wp14:sizeRelV>
          </wp:anchor>
        </w:drawing>
      </w:r>
    </w:p>
    <w:p w14:paraId="63DC201F" w14:textId="354F3652" w:rsidR="00234B0C" w:rsidRDefault="00234B0C" w:rsidP="005566A5">
      <w:pPr>
        <w:rPr>
          <w:color w:val="173B2B" w:themeColor="accent1" w:themeShade="80"/>
          <w:lang w:val="en-US"/>
        </w:rPr>
      </w:pPr>
    </w:p>
    <w:p w14:paraId="000D5689" w14:textId="17FC160E" w:rsidR="00234B0C" w:rsidRDefault="00234B0C" w:rsidP="005566A5">
      <w:pPr>
        <w:rPr>
          <w:color w:val="173B2B" w:themeColor="accent1" w:themeShade="80"/>
          <w:lang w:val="en-US"/>
        </w:rPr>
      </w:pPr>
    </w:p>
    <w:p w14:paraId="29A88AC5" w14:textId="7ADC1F8E" w:rsidR="00234B0C" w:rsidRDefault="00234B0C" w:rsidP="005566A5">
      <w:pPr>
        <w:rPr>
          <w:color w:val="173B2B" w:themeColor="accent1" w:themeShade="80"/>
          <w:lang w:val="en-US"/>
        </w:rPr>
      </w:pPr>
    </w:p>
    <w:p w14:paraId="5F9ADB92" w14:textId="1F2800CA" w:rsidR="00234B0C" w:rsidRDefault="00234B0C" w:rsidP="005566A5">
      <w:pPr>
        <w:rPr>
          <w:color w:val="173B2B" w:themeColor="accent1" w:themeShade="80"/>
          <w:lang w:val="en-US"/>
        </w:rPr>
      </w:pPr>
    </w:p>
    <w:p w14:paraId="796D4885" w14:textId="77777777" w:rsidR="00234B0C" w:rsidRDefault="00234B0C" w:rsidP="005566A5">
      <w:pPr>
        <w:rPr>
          <w:color w:val="173B2B" w:themeColor="accent1" w:themeShade="80"/>
          <w:lang w:val="en-US"/>
        </w:rPr>
      </w:pPr>
    </w:p>
    <w:p w14:paraId="25BC32EE" w14:textId="77777777" w:rsidR="00234B0C" w:rsidRDefault="00234B0C" w:rsidP="005566A5">
      <w:pPr>
        <w:rPr>
          <w:color w:val="173B2B" w:themeColor="accent1" w:themeShade="80"/>
          <w:lang w:val="en-US"/>
        </w:rPr>
      </w:pPr>
    </w:p>
    <w:p w14:paraId="22D2D6A3" w14:textId="77777777" w:rsidR="00234B0C" w:rsidRDefault="00234B0C" w:rsidP="005566A5">
      <w:pPr>
        <w:rPr>
          <w:color w:val="173B2B" w:themeColor="accent1" w:themeShade="80"/>
          <w:lang w:val="en-US"/>
        </w:rPr>
      </w:pPr>
    </w:p>
    <w:p w14:paraId="5D26A9B3" w14:textId="25853FA7" w:rsidR="00234B0C" w:rsidRDefault="00683438" w:rsidP="005566A5">
      <w:pPr>
        <w:rPr>
          <w:color w:val="173B2B" w:themeColor="accent1" w:themeShade="80"/>
          <w:lang w:val="en-US"/>
        </w:rPr>
      </w:pPr>
      <w:r w:rsidRPr="00E702A1">
        <w:rPr>
          <w:noProof/>
          <w:color w:val="173B2B" w:themeColor="accent1" w:themeShade="80"/>
          <w:sz w:val="22"/>
          <w:szCs w:val="22"/>
          <w:lang w:val="en-US"/>
        </w:rPr>
        <w:drawing>
          <wp:anchor distT="0" distB="0" distL="114300" distR="114300" simplePos="0" relativeHeight="251682816" behindDoc="0" locked="0" layoutInCell="1" allowOverlap="1" wp14:anchorId="774676D6" wp14:editId="543EB265">
            <wp:simplePos x="0" y="0"/>
            <wp:positionH relativeFrom="margin">
              <wp:posOffset>292198</wp:posOffset>
            </wp:positionH>
            <wp:positionV relativeFrom="margin">
              <wp:posOffset>6580554</wp:posOffset>
            </wp:positionV>
            <wp:extent cx="4721860" cy="1386840"/>
            <wp:effectExtent l="0" t="0" r="2540" b="0"/>
            <wp:wrapSquare wrapText="bothSides"/>
            <wp:docPr id="13" name="Bildobjekt 12" descr="En bild som visar Graf, linje, skärmbild, diagram&#10;&#10;Automatiskt genererad beskrivning">
              <a:extLst xmlns:a="http://schemas.openxmlformats.org/drawingml/2006/main">
                <a:ext uri="{FF2B5EF4-FFF2-40B4-BE49-F238E27FC236}">
                  <a16:creationId xmlns:a16="http://schemas.microsoft.com/office/drawing/2014/main" id="{10952E5B-3047-33FA-58D3-4546C22786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2" descr="En bild som visar Graf, linje, skärmbild, diagram&#10;&#10;Automatiskt genererad beskrivning">
                      <a:extLst>
                        <a:ext uri="{FF2B5EF4-FFF2-40B4-BE49-F238E27FC236}">
                          <a16:creationId xmlns:a16="http://schemas.microsoft.com/office/drawing/2014/main" id="{10952E5B-3047-33FA-58D3-4546C22786AF}"/>
                        </a:ext>
                      </a:extLst>
                    </pic:cNvPr>
                    <pic:cNvPicPr>
                      <a:picLocks noChangeAspect="1"/>
                    </pic:cNvPicPr>
                  </pic:nvPicPr>
                  <pic:blipFill>
                    <a:blip r:embed="rId20"/>
                    <a:stretch>
                      <a:fillRect/>
                    </a:stretch>
                  </pic:blipFill>
                  <pic:spPr>
                    <a:xfrm>
                      <a:off x="0" y="0"/>
                      <a:ext cx="4721860" cy="1386840"/>
                    </a:xfrm>
                    <a:prstGeom prst="rect">
                      <a:avLst/>
                    </a:prstGeom>
                  </pic:spPr>
                </pic:pic>
              </a:graphicData>
            </a:graphic>
            <wp14:sizeRelH relativeFrom="margin">
              <wp14:pctWidth>0</wp14:pctWidth>
            </wp14:sizeRelH>
            <wp14:sizeRelV relativeFrom="margin">
              <wp14:pctHeight>0</wp14:pctHeight>
            </wp14:sizeRelV>
          </wp:anchor>
        </w:drawing>
      </w:r>
    </w:p>
    <w:p w14:paraId="0BFD49D9" w14:textId="464E759A" w:rsidR="00234B0C" w:rsidRDefault="00234B0C" w:rsidP="005566A5">
      <w:pPr>
        <w:rPr>
          <w:color w:val="173B2B" w:themeColor="accent1" w:themeShade="80"/>
          <w:lang w:val="en-US"/>
        </w:rPr>
      </w:pPr>
    </w:p>
    <w:p w14:paraId="1999A9C1" w14:textId="6CB4E003" w:rsidR="00234B0C" w:rsidRDefault="00234B0C" w:rsidP="005566A5">
      <w:pPr>
        <w:rPr>
          <w:color w:val="173B2B" w:themeColor="accent1" w:themeShade="80"/>
          <w:lang w:val="en-US"/>
        </w:rPr>
      </w:pPr>
    </w:p>
    <w:p w14:paraId="47896314" w14:textId="06A554C1" w:rsidR="00683438" w:rsidRDefault="00683438" w:rsidP="005566A5">
      <w:pPr>
        <w:rPr>
          <w:color w:val="173B2B" w:themeColor="accent1" w:themeShade="80"/>
          <w:lang w:val="en-US"/>
        </w:rPr>
      </w:pPr>
    </w:p>
    <w:p w14:paraId="79D2CCA5" w14:textId="08A09159" w:rsidR="00683438" w:rsidRDefault="00683438" w:rsidP="005566A5">
      <w:pPr>
        <w:rPr>
          <w:color w:val="173B2B" w:themeColor="accent1" w:themeShade="80"/>
          <w:lang w:val="en-US"/>
        </w:rPr>
      </w:pPr>
    </w:p>
    <w:p w14:paraId="733D9446" w14:textId="5491AFF8" w:rsidR="00234B0C" w:rsidRDefault="00234B0C" w:rsidP="005566A5">
      <w:pPr>
        <w:rPr>
          <w:color w:val="173B2B" w:themeColor="accent1" w:themeShade="80"/>
          <w:lang w:val="en-US"/>
        </w:rPr>
      </w:pPr>
    </w:p>
    <w:p w14:paraId="5178C783" w14:textId="10D00E20" w:rsidR="00234B0C" w:rsidRDefault="00234B0C" w:rsidP="005566A5">
      <w:pPr>
        <w:rPr>
          <w:color w:val="173B2B" w:themeColor="accent1" w:themeShade="80"/>
          <w:lang w:val="en-US"/>
        </w:rPr>
      </w:pPr>
    </w:p>
    <w:p w14:paraId="426B78D1" w14:textId="35F1B404" w:rsidR="00234B0C" w:rsidRDefault="00234B0C" w:rsidP="005566A5">
      <w:pPr>
        <w:rPr>
          <w:color w:val="173B2B" w:themeColor="accent1" w:themeShade="80"/>
          <w:lang w:val="en-US"/>
        </w:rPr>
      </w:pPr>
    </w:p>
    <w:p w14:paraId="16E4E88A" w14:textId="3B0AFFB9" w:rsidR="00234B0C" w:rsidRPr="00E702A1" w:rsidRDefault="00234B0C" w:rsidP="005566A5">
      <w:pPr>
        <w:rPr>
          <w:color w:val="173B2B" w:themeColor="accent1" w:themeShade="80"/>
          <w:lang w:val="en-US"/>
        </w:rPr>
      </w:pPr>
    </w:p>
    <w:p w14:paraId="192E48AD" w14:textId="0F6BED00" w:rsidR="00B440B0" w:rsidRPr="00E702A1" w:rsidRDefault="00BC60F6" w:rsidP="00E13189">
      <w:pPr>
        <w:pStyle w:val="Rubrik1"/>
        <w:numPr>
          <w:ilvl w:val="0"/>
          <w:numId w:val="4"/>
        </w:numPr>
        <w:rPr>
          <w:rFonts w:ascii="Times New Roman" w:hAnsi="Times New Roman" w:cs="Times New Roman"/>
          <w:color w:val="173B2B" w:themeColor="accent1" w:themeShade="80"/>
        </w:rPr>
      </w:pPr>
      <w:bookmarkStart w:id="19" w:name="_Toc157679575"/>
      <w:r w:rsidRPr="00E702A1">
        <w:rPr>
          <w:rFonts w:ascii="Times New Roman" w:hAnsi="Times New Roman" w:cs="Times New Roman"/>
          <w:color w:val="173B2B" w:themeColor="accent1" w:themeShade="80"/>
        </w:rPr>
        <w:lastRenderedPageBreak/>
        <w:t>Model Selection</w:t>
      </w:r>
      <w:bookmarkEnd w:id="19"/>
      <w:r w:rsidRPr="00E702A1">
        <w:rPr>
          <w:rFonts w:ascii="Times New Roman" w:hAnsi="Times New Roman" w:cs="Times New Roman"/>
          <w:color w:val="173B2B" w:themeColor="accent1" w:themeShade="80"/>
        </w:rPr>
        <w:t xml:space="preserve"> </w:t>
      </w:r>
    </w:p>
    <w:p w14:paraId="6BBE0479" w14:textId="77777777" w:rsidR="00887DC8" w:rsidRPr="00E702A1" w:rsidRDefault="00887DC8" w:rsidP="00887DC8">
      <w:pPr>
        <w:rPr>
          <w:lang w:val="en-US"/>
        </w:rPr>
      </w:pPr>
    </w:p>
    <w:p w14:paraId="70ECBC24" w14:textId="024276C1" w:rsidR="00887DC8" w:rsidRPr="00E702A1" w:rsidRDefault="00610E8A" w:rsidP="00887DC8">
      <w:pPr>
        <w:rPr>
          <w:lang w:val="en-US"/>
        </w:rPr>
      </w:pPr>
      <w:r w:rsidRPr="00E702A1">
        <w:rPr>
          <w:lang w:val="en-US"/>
        </w:rPr>
        <w:t xml:space="preserve">After </w:t>
      </w:r>
      <w:r w:rsidR="00B11A85" w:rsidRPr="00E702A1">
        <w:rPr>
          <w:lang w:val="en-US"/>
        </w:rPr>
        <w:t>Hyper tunning</w:t>
      </w:r>
      <w:r w:rsidRPr="00E702A1">
        <w:rPr>
          <w:lang w:val="en-US"/>
        </w:rPr>
        <w:t xml:space="preserve"> to aim for optimized F1- score these where the </w:t>
      </w:r>
      <w:r w:rsidR="00B11A85" w:rsidRPr="00E702A1">
        <w:rPr>
          <w:lang w:val="en-US"/>
        </w:rPr>
        <w:t xml:space="preserve">results. </w:t>
      </w:r>
      <w:r w:rsidR="00E35D6D" w:rsidRPr="00E702A1">
        <w:rPr>
          <w:lang w:val="en-US"/>
        </w:rPr>
        <w:t>Logistic Regression showed to show highest dependency.</w:t>
      </w:r>
    </w:p>
    <w:p w14:paraId="10677B55" w14:textId="4EF198F1" w:rsidR="00BC60F6" w:rsidRPr="00E702A1" w:rsidRDefault="00BC60F6" w:rsidP="00BC60F6">
      <w:pPr>
        <w:rPr>
          <w:lang w:val="en-US"/>
        </w:rPr>
      </w:pPr>
    </w:p>
    <w:p w14:paraId="679EC646" w14:textId="7F84C220" w:rsidR="00BC60F6" w:rsidRPr="00E702A1" w:rsidRDefault="00B42E57" w:rsidP="00BC60F6">
      <w:pPr>
        <w:rPr>
          <w:lang w:val="en-US"/>
        </w:rPr>
      </w:pPr>
      <w:r w:rsidRPr="00B42E57">
        <w:rPr>
          <w:lang w:val="en-US"/>
        </w:rPr>
        <w:drawing>
          <wp:inline distT="0" distB="0" distL="0" distR="0" wp14:anchorId="23182FF3" wp14:editId="58A50429">
            <wp:extent cx="4879648" cy="3088371"/>
            <wp:effectExtent l="0" t="0" r="0" b="0"/>
            <wp:docPr id="1631833976" name="Bildobjekt 1" descr="En bild som visar skärmbild, diagram, linje, Färggran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33976" name="Bildobjekt 1" descr="En bild som visar skärmbild, diagram, linje, Färggrann&#10;&#10;Automatiskt genererad beskrivning"/>
                    <pic:cNvPicPr/>
                  </pic:nvPicPr>
                  <pic:blipFill>
                    <a:blip r:embed="rId21"/>
                    <a:stretch>
                      <a:fillRect/>
                    </a:stretch>
                  </pic:blipFill>
                  <pic:spPr>
                    <a:xfrm>
                      <a:off x="0" y="0"/>
                      <a:ext cx="4922002" cy="3115177"/>
                    </a:xfrm>
                    <a:prstGeom prst="rect">
                      <a:avLst/>
                    </a:prstGeom>
                  </pic:spPr>
                </pic:pic>
              </a:graphicData>
            </a:graphic>
          </wp:inline>
        </w:drawing>
      </w:r>
    </w:p>
    <w:p w14:paraId="539843D2" w14:textId="00588FBA" w:rsidR="005566A5" w:rsidRPr="00E702A1" w:rsidRDefault="005566A5" w:rsidP="00B440B0">
      <w:pPr>
        <w:pStyle w:val="Liststycke"/>
        <w:rPr>
          <w:rFonts w:ascii="Times New Roman" w:hAnsi="Times New Roman" w:cs="Times New Roman"/>
          <w:color w:val="173B2B" w:themeColor="accent1" w:themeShade="80"/>
          <w:lang w:val="en-US"/>
        </w:rPr>
      </w:pPr>
    </w:p>
    <w:p w14:paraId="6EDCFF80" w14:textId="77777777" w:rsidR="00BE4F13" w:rsidRPr="00E702A1" w:rsidRDefault="00BE4F13" w:rsidP="005566A5">
      <w:pPr>
        <w:rPr>
          <w:color w:val="173B2B" w:themeColor="accent1" w:themeShade="80"/>
          <w:lang w:val="en-US"/>
        </w:rPr>
      </w:pPr>
    </w:p>
    <w:p w14:paraId="136E9FD7" w14:textId="66BAFE32" w:rsidR="005566A5" w:rsidRPr="00E702A1" w:rsidRDefault="00BE4F13" w:rsidP="005566A5">
      <w:pPr>
        <w:rPr>
          <w:color w:val="173B2B" w:themeColor="accent1" w:themeShade="80"/>
          <w:lang w:val="en-US"/>
        </w:rPr>
      </w:pPr>
      <w:r w:rsidRPr="00E702A1">
        <w:rPr>
          <w:color w:val="173B2B" w:themeColor="accent1" w:themeShade="80"/>
          <w:lang w:val="en-US"/>
        </w:rPr>
        <w:t xml:space="preserve">In terms of </w:t>
      </w:r>
      <w:proofErr w:type="spellStart"/>
      <w:r w:rsidR="00C72A51" w:rsidRPr="00E702A1">
        <w:rPr>
          <w:color w:val="173B2B" w:themeColor="accent1" w:themeShade="80"/>
          <w:lang w:val="en-US"/>
        </w:rPr>
        <w:t>AUROC</w:t>
      </w:r>
      <w:proofErr w:type="spellEnd"/>
      <w:r w:rsidR="00C72A51" w:rsidRPr="00E702A1">
        <w:rPr>
          <w:color w:val="173B2B" w:themeColor="accent1" w:themeShade="80"/>
          <w:lang w:val="en-US"/>
        </w:rPr>
        <w:t xml:space="preserve"> &amp; PR</w:t>
      </w:r>
      <w:r w:rsidR="00F75990">
        <w:rPr>
          <w:color w:val="173B2B" w:themeColor="accent1" w:themeShade="80"/>
          <w:lang w:val="en-US"/>
        </w:rPr>
        <w:t xml:space="preserve"> (Classification)</w:t>
      </w:r>
      <w:r w:rsidR="00C72A51" w:rsidRPr="00E702A1">
        <w:rPr>
          <w:color w:val="173B2B" w:themeColor="accent1" w:themeShade="80"/>
          <w:lang w:val="en-US"/>
        </w:rPr>
        <w:t xml:space="preserve"> Curves Logistic Regression showed the most stable </w:t>
      </w:r>
      <w:r w:rsidR="00AA68DF" w:rsidRPr="00E702A1">
        <w:rPr>
          <w:color w:val="173B2B" w:themeColor="accent1" w:themeShade="80"/>
          <w:lang w:val="en-US"/>
        </w:rPr>
        <w:t>results.</w:t>
      </w:r>
    </w:p>
    <w:p w14:paraId="50EF24A4" w14:textId="77777777" w:rsidR="00BE4F13" w:rsidRPr="00E702A1" w:rsidRDefault="00BE4F13" w:rsidP="005566A5">
      <w:pPr>
        <w:rPr>
          <w:color w:val="173B2B" w:themeColor="accent1" w:themeShade="80"/>
          <w:lang w:val="en-US"/>
        </w:rPr>
      </w:pPr>
    </w:p>
    <w:p w14:paraId="4C70EDDF" w14:textId="1716C5B3" w:rsidR="00C31F45" w:rsidRPr="00E702A1" w:rsidRDefault="00C623E8" w:rsidP="00F623AF">
      <w:pPr>
        <w:rPr>
          <w:lang w:val="en-US"/>
        </w:rPr>
      </w:pPr>
      <w:r w:rsidRPr="00C623E8">
        <w:rPr>
          <w:lang w:val="en-US"/>
        </w:rPr>
        <w:drawing>
          <wp:inline distT="0" distB="0" distL="0" distR="0" wp14:anchorId="5FAB28BC" wp14:editId="4E98E4E2">
            <wp:extent cx="5580380" cy="2760345"/>
            <wp:effectExtent l="0" t="0" r="0" b="0"/>
            <wp:docPr id="1839850066" name="Bildobjekt 1" descr="En bild som visar text, diagram,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50066" name="Bildobjekt 1" descr="En bild som visar text, diagram, linje, Graf&#10;&#10;Automatiskt genererad beskrivning"/>
                    <pic:cNvPicPr/>
                  </pic:nvPicPr>
                  <pic:blipFill>
                    <a:blip r:embed="rId22"/>
                    <a:stretch>
                      <a:fillRect/>
                    </a:stretch>
                  </pic:blipFill>
                  <pic:spPr>
                    <a:xfrm>
                      <a:off x="0" y="0"/>
                      <a:ext cx="5580380" cy="2760345"/>
                    </a:xfrm>
                    <a:prstGeom prst="rect">
                      <a:avLst/>
                    </a:prstGeom>
                  </pic:spPr>
                </pic:pic>
              </a:graphicData>
            </a:graphic>
          </wp:inline>
        </w:drawing>
      </w:r>
    </w:p>
    <w:p w14:paraId="10E2386C" w14:textId="486C8AB5" w:rsidR="00C31F45" w:rsidRDefault="00C31F45" w:rsidP="00F623AF">
      <w:pPr>
        <w:rPr>
          <w:lang w:val="en-US"/>
        </w:rPr>
      </w:pPr>
    </w:p>
    <w:p w14:paraId="7B26626E" w14:textId="77777777" w:rsidR="00F75990" w:rsidRDefault="00F75990" w:rsidP="00F623AF">
      <w:pPr>
        <w:rPr>
          <w:lang w:val="en-US"/>
        </w:rPr>
      </w:pPr>
    </w:p>
    <w:p w14:paraId="0FC178E7" w14:textId="77777777" w:rsidR="00F75990" w:rsidRPr="00E702A1" w:rsidRDefault="00F75990" w:rsidP="00F623AF">
      <w:pPr>
        <w:rPr>
          <w:lang w:val="en-US"/>
        </w:rPr>
      </w:pPr>
    </w:p>
    <w:p w14:paraId="6A101E18" w14:textId="0B773756" w:rsidR="00C31F45" w:rsidRPr="00E702A1" w:rsidRDefault="001D343C" w:rsidP="00E13189">
      <w:pPr>
        <w:pStyle w:val="Rubrik1"/>
        <w:numPr>
          <w:ilvl w:val="0"/>
          <w:numId w:val="4"/>
        </w:numPr>
        <w:rPr>
          <w:rFonts w:ascii="Times New Roman" w:hAnsi="Times New Roman" w:cs="Times New Roman"/>
          <w:color w:val="173B2B" w:themeColor="accent1" w:themeShade="80"/>
        </w:rPr>
      </w:pPr>
      <w:bookmarkStart w:id="20" w:name="_Toc157679576"/>
      <w:r w:rsidRPr="00E702A1">
        <w:rPr>
          <w:rFonts w:ascii="Times New Roman" w:hAnsi="Times New Roman" w:cs="Times New Roman"/>
          <w:color w:val="173B2B" w:themeColor="accent1" w:themeShade="80"/>
        </w:rPr>
        <w:lastRenderedPageBreak/>
        <w:t>Results</w:t>
      </w:r>
      <w:bookmarkEnd w:id="20"/>
      <w:r w:rsidRPr="00E702A1">
        <w:rPr>
          <w:rFonts w:ascii="Times New Roman" w:hAnsi="Times New Roman" w:cs="Times New Roman"/>
          <w:color w:val="173B2B" w:themeColor="accent1" w:themeShade="80"/>
        </w:rPr>
        <w:t xml:space="preserve"> </w:t>
      </w:r>
    </w:p>
    <w:p w14:paraId="44F2C988" w14:textId="1E29A0C8" w:rsidR="000470C5" w:rsidRPr="00E702A1" w:rsidRDefault="000470C5" w:rsidP="00F623AF">
      <w:pPr>
        <w:rPr>
          <w:lang w:val="en-US"/>
        </w:rPr>
      </w:pPr>
    </w:p>
    <w:p w14:paraId="2E1782E0" w14:textId="140B4205" w:rsidR="00656FEB" w:rsidRDefault="00107688" w:rsidP="00B71ADF">
      <w:pPr>
        <w:rPr>
          <w:lang w:val="en-US"/>
        </w:rPr>
      </w:pPr>
      <w:r>
        <w:rPr>
          <w:lang w:val="en-US"/>
        </w:rPr>
        <w:t xml:space="preserve">For the final evaluation the selected model from model evaluation </w:t>
      </w:r>
      <w:r w:rsidR="00E8509A">
        <w:rPr>
          <w:lang w:val="en-US"/>
        </w:rPr>
        <w:t xml:space="preserve">showed </w:t>
      </w:r>
      <w:r w:rsidR="00F3457F">
        <w:rPr>
          <w:lang w:val="en-US"/>
        </w:rPr>
        <w:t xml:space="preserve">better performance than the UC Blanco model in Train and Test sample by </w:t>
      </w:r>
      <w:r w:rsidR="0096151E">
        <w:rPr>
          <w:lang w:val="en-US"/>
        </w:rPr>
        <w:t xml:space="preserve">2 points both in AUC &amp; GINI. The Validation set was 1 point below the </w:t>
      </w:r>
      <w:r w:rsidR="00744DB9">
        <w:rPr>
          <w:lang w:val="en-US"/>
        </w:rPr>
        <w:t>Blanco</w:t>
      </w:r>
      <w:r w:rsidR="0096151E">
        <w:rPr>
          <w:lang w:val="en-US"/>
        </w:rPr>
        <w:t xml:space="preserve"> model</w:t>
      </w:r>
      <w:r w:rsidR="00C270EC">
        <w:rPr>
          <w:lang w:val="en-US"/>
        </w:rPr>
        <w:t xml:space="preserve">, </w:t>
      </w:r>
      <w:r w:rsidR="00744DB9">
        <w:rPr>
          <w:lang w:val="en-US"/>
        </w:rPr>
        <w:t>it</w:t>
      </w:r>
      <w:r w:rsidR="00C270EC">
        <w:rPr>
          <w:lang w:val="en-US"/>
        </w:rPr>
        <w:t xml:space="preserve"> should however be mentioned that the </w:t>
      </w:r>
      <w:r w:rsidR="00744DB9">
        <w:rPr>
          <w:lang w:val="en-US"/>
        </w:rPr>
        <w:t>behavior</w:t>
      </w:r>
      <w:r w:rsidR="00C270EC">
        <w:rPr>
          <w:lang w:val="en-US"/>
        </w:rPr>
        <w:t xml:space="preserve"> of the defaulted accounts where very different from the other periods</w:t>
      </w:r>
      <w:r w:rsidR="00677905">
        <w:rPr>
          <w:lang w:val="en-US"/>
        </w:rPr>
        <w:t xml:space="preserve">. </w:t>
      </w:r>
      <w:r w:rsidR="00EE510C">
        <w:rPr>
          <w:lang w:val="en-US"/>
        </w:rPr>
        <w:t>KS -statistic was also slightly improved but not as significant as the other metrics.</w:t>
      </w:r>
      <w:r w:rsidR="00B03592">
        <w:rPr>
          <w:lang w:val="en-US"/>
        </w:rPr>
        <w:t xml:space="preserve"> </w:t>
      </w:r>
    </w:p>
    <w:p w14:paraId="6683881B" w14:textId="77777777" w:rsidR="00B03592" w:rsidRPr="00E702A1" w:rsidRDefault="00B03592" w:rsidP="00B71ADF">
      <w:pPr>
        <w:rPr>
          <w:lang w:val="en-US"/>
        </w:rPr>
      </w:pPr>
    </w:p>
    <w:p w14:paraId="704F3D23" w14:textId="77777777" w:rsidR="00BB20F9" w:rsidRDefault="00BB20F9" w:rsidP="00BB20F9">
      <w:pPr>
        <w:rPr>
          <w:lang w:val="en-US"/>
        </w:rPr>
      </w:pPr>
    </w:p>
    <w:p w14:paraId="2AE96512" w14:textId="6208357B" w:rsidR="00BB20F9" w:rsidRDefault="00BB20F9" w:rsidP="00BB20F9">
      <w:pPr>
        <w:rPr>
          <w:lang w:val="en-US"/>
        </w:rPr>
      </w:pPr>
      <w:r>
        <w:rPr>
          <w:lang w:val="en-US"/>
        </w:rPr>
        <w:tab/>
      </w:r>
    </w:p>
    <w:p w14:paraId="656A5731" w14:textId="6E1C1962" w:rsidR="00B20247" w:rsidRDefault="00BB20F9" w:rsidP="00F623AF">
      <w:pPr>
        <w:rPr>
          <w:lang w:val="en-US"/>
        </w:rPr>
      </w:pPr>
      <w:r>
        <w:rPr>
          <w:lang w:val="en-US"/>
        </w:rPr>
        <w:tab/>
      </w:r>
      <w:r>
        <w:rPr>
          <w:lang w:val="en-US"/>
        </w:rPr>
        <w:tab/>
      </w:r>
      <w:r>
        <w:rPr>
          <w:lang w:val="en-US"/>
        </w:rPr>
        <w:tab/>
      </w:r>
    </w:p>
    <w:p w14:paraId="01544963" w14:textId="147F6713" w:rsidR="00B20247" w:rsidRDefault="00B20247" w:rsidP="00F623AF">
      <w:pPr>
        <w:rPr>
          <w:lang w:val="en-US"/>
        </w:rPr>
      </w:pPr>
    </w:p>
    <w:p w14:paraId="441FB266" w14:textId="2FB4A957" w:rsidR="00B20247" w:rsidRPr="00E702A1" w:rsidRDefault="00B03592" w:rsidP="00F623AF">
      <w:pPr>
        <w:rPr>
          <w:lang w:val="en-US"/>
        </w:rPr>
      </w:pPr>
      <w:r>
        <w:rPr>
          <w:lang w:val="en-US"/>
        </w:rPr>
        <w:tab/>
      </w:r>
      <w:r>
        <w:rPr>
          <w:lang w:val="en-US"/>
        </w:rPr>
        <w:tab/>
      </w:r>
      <w:r>
        <w:rPr>
          <w:lang w:val="en-US"/>
        </w:rPr>
        <w:t>Inhouse model</w:t>
      </w:r>
      <w:r>
        <w:rPr>
          <w:lang w:val="en-US"/>
        </w:rPr>
        <w:tab/>
      </w:r>
      <w:r>
        <w:rPr>
          <w:lang w:val="en-US"/>
        </w:rPr>
        <w:tab/>
      </w:r>
      <w:r>
        <w:rPr>
          <w:lang w:val="en-US"/>
        </w:rPr>
        <w:tab/>
      </w:r>
      <w:r>
        <w:rPr>
          <w:lang w:val="en-US"/>
        </w:rPr>
        <w:tab/>
      </w:r>
      <w:r>
        <w:rPr>
          <w:lang w:val="en-US"/>
        </w:rPr>
        <w:tab/>
        <w:t xml:space="preserve">      </w:t>
      </w:r>
      <w:proofErr w:type="spellStart"/>
      <w:r>
        <w:rPr>
          <w:lang w:val="en-US"/>
        </w:rPr>
        <w:t>UCBlanco</w:t>
      </w:r>
      <w:proofErr w:type="spellEnd"/>
    </w:p>
    <w:p w14:paraId="09A964C0" w14:textId="194D7049" w:rsidR="00C31F45" w:rsidRPr="00E702A1" w:rsidRDefault="00B03592" w:rsidP="00F623AF">
      <w:pPr>
        <w:rPr>
          <w:lang w:val="en-US"/>
        </w:rPr>
      </w:pPr>
      <w:r w:rsidRPr="00552644">
        <w:rPr>
          <w:lang w:val="en-US"/>
        </w:rPr>
        <w:drawing>
          <wp:anchor distT="0" distB="0" distL="114300" distR="114300" simplePos="0" relativeHeight="251692032" behindDoc="0" locked="0" layoutInCell="1" allowOverlap="1" wp14:anchorId="3C9D2A7F" wp14:editId="4E4F4C07">
            <wp:simplePos x="0" y="0"/>
            <wp:positionH relativeFrom="margin">
              <wp:posOffset>-1905</wp:posOffset>
            </wp:positionH>
            <wp:positionV relativeFrom="margin">
              <wp:posOffset>2619375</wp:posOffset>
            </wp:positionV>
            <wp:extent cx="2693670" cy="4002405"/>
            <wp:effectExtent l="0" t="0" r="0" b="0"/>
            <wp:wrapSquare wrapText="bothSides"/>
            <wp:docPr id="1184920908" name="Bildobjekt 1" descr="En bild som visar text, diagram, linje,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20908" name="Bildobjekt 1" descr="En bild som visar text, diagram, linje, skärmbild&#10;&#10;Automatiskt genererad beskrivn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3670" cy="4002405"/>
                    </a:xfrm>
                    <a:prstGeom prst="rect">
                      <a:avLst/>
                    </a:prstGeom>
                  </pic:spPr>
                </pic:pic>
              </a:graphicData>
            </a:graphic>
          </wp:anchor>
        </w:drawing>
      </w:r>
      <w:r w:rsidRPr="00B20247">
        <w:rPr>
          <w:lang w:val="en-US"/>
        </w:rPr>
        <w:drawing>
          <wp:anchor distT="0" distB="0" distL="114300" distR="114300" simplePos="0" relativeHeight="251689984" behindDoc="0" locked="0" layoutInCell="1" allowOverlap="1" wp14:anchorId="7E161B72" wp14:editId="5CAF5B52">
            <wp:simplePos x="0" y="0"/>
            <wp:positionH relativeFrom="margin">
              <wp:posOffset>2753995</wp:posOffset>
            </wp:positionH>
            <wp:positionV relativeFrom="margin">
              <wp:posOffset>2615565</wp:posOffset>
            </wp:positionV>
            <wp:extent cx="2748915" cy="4010025"/>
            <wp:effectExtent l="0" t="0" r="0" b="3175"/>
            <wp:wrapSquare wrapText="bothSides"/>
            <wp:docPr id="668271980" name="Bildobjekt 1" descr="En bild som visar text, diagram,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71980" name="Bildobjekt 1" descr="En bild som visar text, diagram, linje, Graf&#10;&#10;Automatiskt genererad beskrivn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8915" cy="4010025"/>
                    </a:xfrm>
                    <a:prstGeom prst="rect">
                      <a:avLst/>
                    </a:prstGeom>
                  </pic:spPr>
                </pic:pic>
              </a:graphicData>
            </a:graphic>
          </wp:anchor>
        </w:drawing>
      </w:r>
      <w:r w:rsidRPr="00C0741D">
        <w:rPr>
          <w:lang w:val="en-US"/>
        </w:rPr>
        <w:drawing>
          <wp:anchor distT="0" distB="0" distL="114300" distR="114300" simplePos="0" relativeHeight="251694080" behindDoc="0" locked="0" layoutInCell="1" allowOverlap="1" wp14:anchorId="32BF29C1" wp14:editId="51CDBBED">
            <wp:simplePos x="0" y="0"/>
            <wp:positionH relativeFrom="margin">
              <wp:posOffset>-2540</wp:posOffset>
            </wp:positionH>
            <wp:positionV relativeFrom="margin">
              <wp:posOffset>6717030</wp:posOffset>
            </wp:positionV>
            <wp:extent cx="2693670" cy="1599565"/>
            <wp:effectExtent l="0" t="0" r="0" b="635"/>
            <wp:wrapSquare wrapText="bothSides"/>
            <wp:docPr id="596140025" name="Bildobjekt 1" descr="En bild som visar text, skärmbild,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40025" name="Bildobjekt 1" descr="En bild som visar text, skärmbild, linje, Graf&#10;&#10;Automatiskt genererad beskrivning"/>
                    <pic:cNvPicPr/>
                  </pic:nvPicPr>
                  <pic:blipFill>
                    <a:blip r:embed="rId25">
                      <a:extLst>
                        <a:ext uri="{28A0092B-C50C-407E-A947-70E740481C1C}">
                          <a14:useLocalDpi xmlns:a14="http://schemas.microsoft.com/office/drawing/2010/main" val="0"/>
                        </a:ext>
                      </a:extLst>
                    </a:blip>
                    <a:stretch>
                      <a:fillRect/>
                    </a:stretch>
                  </pic:blipFill>
                  <pic:spPr>
                    <a:xfrm>
                      <a:off x="0" y="0"/>
                      <a:ext cx="2693670" cy="1599565"/>
                    </a:xfrm>
                    <a:prstGeom prst="rect">
                      <a:avLst/>
                    </a:prstGeom>
                  </pic:spPr>
                </pic:pic>
              </a:graphicData>
            </a:graphic>
            <wp14:sizeRelH relativeFrom="margin">
              <wp14:pctWidth>0</wp14:pctWidth>
            </wp14:sizeRelH>
            <wp14:sizeRelV relativeFrom="margin">
              <wp14:pctHeight>0</wp14:pctHeight>
            </wp14:sizeRelV>
          </wp:anchor>
        </w:drawing>
      </w:r>
      <w:r w:rsidRPr="00056CF2">
        <w:rPr>
          <w:lang w:val="en-US"/>
        </w:rPr>
        <w:drawing>
          <wp:anchor distT="0" distB="0" distL="114300" distR="114300" simplePos="0" relativeHeight="251693056" behindDoc="0" locked="0" layoutInCell="1" allowOverlap="1" wp14:anchorId="5FB2BC1C" wp14:editId="29066AF3">
            <wp:simplePos x="0" y="0"/>
            <wp:positionH relativeFrom="margin">
              <wp:posOffset>2720975</wp:posOffset>
            </wp:positionH>
            <wp:positionV relativeFrom="margin">
              <wp:posOffset>6737043</wp:posOffset>
            </wp:positionV>
            <wp:extent cx="2767965" cy="1579880"/>
            <wp:effectExtent l="0" t="0" r="635" b="0"/>
            <wp:wrapSquare wrapText="bothSides"/>
            <wp:docPr id="1141754700" name="Bildobjekt 1" descr="En bild som visar text, skärmbild,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4700" name="Bildobjekt 1" descr="En bild som visar text, skärmbild, linje, Graf&#10;&#10;Automatiskt genererad beskrivning"/>
                    <pic:cNvPicPr/>
                  </pic:nvPicPr>
                  <pic:blipFill>
                    <a:blip r:embed="rId26">
                      <a:extLst>
                        <a:ext uri="{28A0092B-C50C-407E-A947-70E740481C1C}">
                          <a14:useLocalDpi xmlns:a14="http://schemas.microsoft.com/office/drawing/2010/main" val="0"/>
                        </a:ext>
                      </a:extLst>
                    </a:blip>
                    <a:stretch>
                      <a:fillRect/>
                    </a:stretch>
                  </pic:blipFill>
                  <pic:spPr>
                    <a:xfrm>
                      <a:off x="0" y="0"/>
                      <a:ext cx="2767965" cy="1579880"/>
                    </a:xfrm>
                    <a:prstGeom prst="rect">
                      <a:avLst/>
                    </a:prstGeom>
                  </pic:spPr>
                </pic:pic>
              </a:graphicData>
            </a:graphic>
            <wp14:sizeRelH relativeFrom="margin">
              <wp14:pctWidth>0</wp14:pctWidth>
            </wp14:sizeRelH>
            <wp14:sizeRelV relativeFrom="margin">
              <wp14:pctHeight>0</wp14:pctHeight>
            </wp14:sizeRelV>
          </wp:anchor>
        </w:drawing>
      </w:r>
    </w:p>
    <w:p w14:paraId="55BA824C" w14:textId="5AED4619" w:rsidR="00016AA0" w:rsidRPr="00E702A1" w:rsidRDefault="00016AA0" w:rsidP="00805403">
      <w:pPr>
        <w:rPr>
          <w:lang w:val="en-US"/>
        </w:rPr>
      </w:pPr>
    </w:p>
    <w:p w14:paraId="0B028CDA" w14:textId="4A76CE7F" w:rsidR="00016AA0" w:rsidRPr="00E702A1" w:rsidRDefault="00F16F98" w:rsidP="00805403">
      <w:pPr>
        <w:pStyle w:val="Brdtext"/>
        <w:rPr>
          <w:rFonts w:ascii="Times New Roman" w:hAnsi="Times New Roman" w:cs="Times New Roman"/>
          <w:color w:val="173B2B" w:themeColor="accent1" w:themeShade="80"/>
          <w:lang w:val="en-US"/>
        </w:rPr>
      </w:pPr>
      <w:r w:rsidRPr="00E702A1">
        <w:rPr>
          <w:rFonts w:ascii="Times New Roman" w:hAnsi="Times New Roman" w:cs="Times New Roman"/>
          <w:noProof/>
          <w:color w:val="173B2B" w:themeColor="accent1" w:themeShade="80"/>
          <w:lang w:val="en-US"/>
        </w:rPr>
        <w:lastRenderedPageBreak/>
        <mc:AlternateContent>
          <mc:Choice Requires="wps">
            <w:drawing>
              <wp:anchor distT="0" distB="0" distL="114300" distR="114300" simplePos="0" relativeHeight="251680768" behindDoc="0" locked="0" layoutInCell="1" allowOverlap="1" wp14:anchorId="4ADCB295" wp14:editId="0FBBCCCF">
                <wp:simplePos x="0" y="0"/>
                <wp:positionH relativeFrom="column">
                  <wp:posOffset>0</wp:posOffset>
                </wp:positionH>
                <wp:positionV relativeFrom="paragraph">
                  <wp:posOffset>-635</wp:posOffset>
                </wp:positionV>
                <wp:extent cx="9753601" cy="462068"/>
                <wp:effectExtent l="0" t="0" r="0" b="0"/>
                <wp:wrapNone/>
                <wp:docPr id="4" name="Text Placeholder 3">
                  <a:extLst xmlns:a="http://schemas.openxmlformats.org/drawingml/2006/main">
                    <a:ext uri="{FF2B5EF4-FFF2-40B4-BE49-F238E27FC236}">
                      <a16:creationId xmlns:a16="http://schemas.microsoft.com/office/drawing/2014/main" id="{2CAC0BE6-09AB-0459-5A5A-0A0DF02C274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753601" cy="462068"/>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ma14="http://schemas.microsoft.com/office/mac/drawingml/2011/main" xmlns="" xmlns:lc="http://schemas.openxmlformats.org/drawingml/2006/lockedCanvas" val="1"/>
                          </a:ext>
                        </a:extLst>
                      </wps:spPr>
                      <wps:txbx>
                        <w:txbxContent>
                          <w:p w14:paraId="609C757C" w14:textId="75187ADF" w:rsidR="00F16F98" w:rsidRDefault="00F16F98" w:rsidP="00F16F98">
                            <w:pPr>
                              <w:pStyle w:val="Rubrik1"/>
                            </w:pPr>
                            <w:bookmarkStart w:id="21" w:name="_Toc157679577"/>
                            <w:r>
                              <w:t>8. Selection of model continued – variables</w:t>
                            </w:r>
                            <w:bookmarkEnd w:id="21"/>
                          </w:p>
                        </w:txbxContent>
                      </wps:txbx>
                      <wps:bodyPr lIns="50800" tIns="50800" rIns="50800" bIns="50800" anchor="ctr">
                        <a:normAutofit lnSpcReduction="10000"/>
                      </wps:bodyPr>
                    </wps:wsp>
                  </a:graphicData>
                </a:graphic>
              </wp:anchor>
            </w:drawing>
          </mc:Choice>
          <mc:Fallback>
            <w:pict>
              <v:rect w14:anchorId="4ADCB295" id="Text Placeholder 3" o:spid="_x0000_s1026" style="position:absolute;margin-left:0;margin-top:-.05pt;width:768pt;height:36.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" filled="f" stroked="f" strokeweight="1pt">
                <v:stroke miterlimit="4"/>
                <o:lock v:ext="edit" grouping="t"/>
                <v:textbox inset="4pt,4pt,4pt,4pt">
                  <w:txbxContent>
                    <w:p w14:paraId="609C757C" w14:textId="75187ADF" w:rsidR="00F16F98" w:rsidRDefault="00F16F98" w:rsidP="00F16F98">
                      <w:pPr>
                        <w:pStyle w:val="Rubrik1"/>
                      </w:pPr>
                      <w:bookmarkStart w:id="22" w:name="_Toc157679577"/>
                      <w:r>
                        <w:t>8. Selection of model continued – variables</w:t>
                      </w:r>
                      <w:bookmarkEnd w:id="22"/>
                    </w:p>
                  </w:txbxContent>
                </v:textbox>
              </v:rect>
            </w:pict>
          </mc:Fallback>
        </mc:AlternateContent>
      </w:r>
    </w:p>
    <w:p w14:paraId="69C13D8C" w14:textId="77777777" w:rsidR="00500298" w:rsidRPr="00E702A1" w:rsidRDefault="00500298" w:rsidP="00500298">
      <w:pPr>
        <w:rPr>
          <w:lang w:val="en-US" w:eastAsia="sv-SE"/>
        </w:rPr>
      </w:pPr>
    </w:p>
    <w:p w14:paraId="752333DB" w14:textId="77777777" w:rsidR="00500298" w:rsidRPr="00E702A1" w:rsidRDefault="00500298" w:rsidP="00500298">
      <w:pPr>
        <w:rPr>
          <w:lang w:val="en-US" w:eastAsia="sv-SE"/>
        </w:rPr>
      </w:pPr>
    </w:p>
    <w:p w14:paraId="4625705E" w14:textId="77777777" w:rsidR="00500298" w:rsidRPr="00E702A1" w:rsidRDefault="00500298" w:rsidP="00500298">
      <w:pPr>
        <w:rPr>
          <w:color w:val="173B2B" w:themeColor="accent1" w:themeShade="80"/>
          <w:sz w:val="20"/>
          <w:szCs w:val="20"/>
          <w:lang w:val="en-US" w:eastAsia="sv-SE"/>
          <w14:textOutline w14:w="0" w14:cap="flat" w14:cmpd="sng" w14:algn="ctr">
            <w14:noFill/>
            <w14:prstDash w14:val="solid"/>
            <w14:bevel/>
          </w14:textOutline>
        </w:rPr>
      </w:pPr>
    </w:p>
    <w:p w14:paraId="23AD9FC4" w14:textId="77777777" w:rsidR="00500298" w:rsidRPr="00E702A1" w:rsidRDefault="00500298" w:rsidP="00500298">
      <w:pPr>
        <w:rPr>
          <w:lang w:val="en-US" w:eastAsia="sv-SE"/>
        </w:rPr>
      </w:pPr>
      <w:r w:rsidRPr="00E702A1">
        <w:rPr>
          <w:lang w:val="en-US" w:eastAsia="sv-SE"/>
        </w:rPr>
        <w:t xml:space="preserve">The final model has four features: </w:t>
      </w:r>
    </w:p>
    <w:p w14:paraId="56D6F2E6" w14:textId="45CB474B" w:rsidR="00500298" w:rsidRPr="00E702A1" w:rsidRDefault="00500298" w:rsidP="00500298">
      <w:pPr>
        <w:rPr>
          <w:lang w:val="en-US" w:eastAsia="sv-SE"/>
        </w:rPr>
      </w:pPr>
      <w:r w:rsidRPr="00E702A1">
        <w:rPr>
          <w:lang w:val="en-US" w:eastAsia="sv-SE"/>
        </w:rPr>
        <w:tab/>
        <w:t xml:space="preserve">- UC </w:t>
      </w:r>
      <w:r w:rsidR="000F01FD">
        <w:rPr>
          <w:lang w:val="en-US" w:eastAsia="sv-SE"/>
        </w:rPr>
        <w:t>Blanco Score</w:t>
      </w:r>
    </w:p>
    <w:p w14:paraId="0F315373" w14:textId="77777777" w:rsidR="00500298" w:rsidRPr="00E702A1" w:rsidRDefault="00500298" w:rsidP="00500298">
      <w:pPr>
        <w:rPr>
          <w:lang w:val="en-US" w:eastAsia="sv-SE"/>
        </w:rPr>
      </w:pPr>
      <w:r w:rsidRPr="00E702A1">
        <w:rPr>
          <w:lang w:val="en-US" w:eastAsia="sv-SE"/>
        </w:rPr>
        <w:tab/>
        <w:t>- Applicants age</w:t>
      </w:r>
    </w:p>
    <w:p w14:paraId="725B19D9" w14:textId="77777777" w:rsidR="00500298" w:rsidRDefault="00500298" w:rsidP="00500298">
      <w:pPr>
        <w:rPr>
          <w:lang w:val="en-US" w:eastAsia="sv-SE"/>
        </w:rPr>
      </w:pPr>
      <w:r w:rsidRPr="00E702A1">
        <w:rPr>
          <w:lang w:val="en-US" w:eastAsia="sv-SE"/>
        </w:rPr>
        <w:tab/>
        <w:t>- Number of UC-inquiries last 12 months</w:t>
      </w:r>
    </w:p>
    <w:p w14:paraId="6168EA27" w14:textId="77777777" w:rsidR="00637D3A" w:rsidRPr="00E702A1" w:rsidRDefault="00637D3A" w:rsidP="00500298">
      <w:pPr>
        <w:rPr>
          <w:lang w:val="en-US" w:eastAsia="sv-SE"/>
        </w:rPr>
      </w:pPr>
    </w:p>
    <w:p w14:paraId="6B79DDA9" w14:textId="77777777" w:rsidR="00500298" w:rsidRPr="00E702A1" w:rsidRDefault="00500298" w:rsidP="00500298">
      <w:pPr>
        <w:rPr>
          <w:lang w:val="en-US" w:eastAsia="sv-SE"/>
        </w:rPr>
      </w:pPr>
      <w:r w:rsidRPr="00E702A1">
        <w:rPr>
          <w:lang w:val="en-US" w:eastAsia="sv-SE"/>
        </w:rPr>
        <w:t xml:space="preserve">The table below shows the coefficients used to calculate the expected probability of default. A positive number = higher credit risk, </w:t>
      </w:r>
      <w:proofErr w:type="spellStart"/>
      <w:r w:rsidRPr="00E702A1">
        <w:rPr>
          <w:lang w:val="en-US" w:eastAsia="sv-SE"/>
        </w:rPr>
        <w:t>ie</w:t>
      </w:r>
      <w:proofErr w:type="spellEnd"/>
      <w:r w:rsidRPr="00E702A1">
        <w:rPr>
          <w:lang w:val="en-US" w:eastAsia="sv-SE"/>
        </w:rPr>
        <w:t xml:space="preserve"> a higher UC-score and more inquiries indicates a higher risk, while age and mortgage loan amount </w:t>
      </w:r>
      <w:proofErr w:type="gramStart"/>
      <w:r w:rsidRPr="00E702A1">
        <w:rPr>
          <w:lang w:val="en-US" w:eastAsia="sv-SE"/>
        </w:rPr>
        <w:t>indicates</w:t>
      </w:r>
      <w:proofErr w:type="gramEnd"/>
      <w:r w:rsidRPr="00E702A1">
        <w:rPr>
          <w:lang w:val="en-US" w:eastAsia="sv-SE"/>
        </w:rPr>
        <w:t xml:space="preserve"> a lower risk. These patterns are also shown in the graphs to the right. </w:t>
      </w:r>
    </w:p>
    <w:p w14:paraId="3BACD185" w14:textId="77777777" w:rsidR="00500298" w:rsidRPr="00E702A1" w:rsidRDefault="00500298" w:rsidP="00500298">
      <w:pPr>
        <w:rPr>
          <w:lang w:val="en-US" w:eastAsia="sv-SE"/>
        </w:rPr>
      </w:pPr>
    </w:p>
    <w:p w14:paraId="64414C3C" w14:textId="56EF7D98" w:rsidR="00500298" w:rsidRPr="00E702A1" w:rsidRDefault="000F01FD" w:rsidP="00DC1490">
      <w:pPr>
        <w:jc w:val="center"/>
        <w:rPr>
          <w:lang w:val="en-US" w:eastAsia="sv-SE"/>
        </w:rPr>
      </w:pPr>
      <w:r w:rsidRPr="000F01FD">
        <w:rPr>
          <w:lang w:val="en-US" w:eastAsia="sv-SE"/>
        </w:rPr>
        <w:drawing>
          <wp:inline distT="0" distB="0" distL="0" distR="0" wp14:anchorId="3CB217FF" wp14:editId="0AE84F72">
            <wp:extent cx="5111164" cy="3957837"/>
            <wp:effectExtent l="0" t="0" r="0" b="5080"/>
            <wp:docPr id="210539905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99050" name=""/>
                    <pic:cNvPicPr/>
                  </pic:nvPicPr>
                  <pic:blipFill>
                    <a:blip r:embed="rId27"/>
                    <a:stretch>
                      <a:fillRect/>
                    </a:stretch>
                  </pic:blipFill>
                  <pic:spPr>
                    <a:xfrm>
                      <a:off x="0" y="0"/>
                      <a:ext cx="5144875" cy="3983941"/>
                    </a:xfrm>
                    <a:prstGeom prst="rect">
                      <a:avLst/>
                    </a:prstGeom>
                  </pic:spPr>
                </pic:pic>
              </a:graphicData>
            </a:graphic>
          </wp:inline>
        </w:drawing>
      </w:r>
    </w:p>
    <w:p w14:paraId="786DAAD4" w14:textId="77777777" w:rsidR="00500298" w:rsidRPr="00E702A1" w:rsidRDefault="00500298" w:rsidP="00500298">
      <w:pPr>
        <w:rPr>
          <w:lang w:val="en-US" w:eastAsia="sv-SE"/>
        </w:rPr>
      </w:pPr>
    </w:p>
    <w:p w14:paraId="3ABC2498" w14:textId="0FC4833F" w:rsidR="00500298" w:rsidRPr="00E702A1" w:rsidRDefault="00500298" w:rsidP="00DC1490">
      <w:pPr>
        <w:rPr>
          <w:lang w:val="en-US" w:eastAsia="sv-SE"/>
        </w:rPr>
      </w:pPr>
    </w:p>
    <w:tbl>
      <w:tblPr>
        <w:tblW w:w="6100" w:type="dxa"/>
        <w:jc w:val="center"/>
        <w:tblCellMar>
          <w:left w:w="0" w:type="dxa"/>
          <w:right w:w="0" w:type="dxa"/>
        </w:tblCellMar>
        <w:tblLook w:val="0420" w:firstRow="1" w:lastRow="0" w:firstColumn="0" w:lastColumn="0" w:noHBand="0" w:noVBand="1"/>
      </w:tblPr>
      <w:tblGrid>
        <w:gridCol w:w="3049"/>
        <w:gridCol w:w="3051"/>
      </w:tblGrid>
      <w:tr w:rsidR="00321E4B" w:rsidRPr="008B5FBE" w14:paraId="40FC169B" w14:textId="77777777" w:rsidTr="008B5FBE">
        <w:trPr>
          <w:trHeight w:val="378"/>
          <w:jc w:val="center"/>
        </w:trPr>
        <w:tc>
          <w:tcPr>
            <w:tcW w:w="3049" w:type="dxa"/>
            <w:tcBorders>
              <w:top w:val="single" w:sz="8" w:space="0" w:color="45393C"/>
              <w:left w:val="single" w:sz="8" w:space="0" w:color="45393C"/>
              <w:bottom w:val="single" w:sz="24" w:space="0" w:color="45393C"/>
              <w:right w:val="single" w:sz="8" w:space="0" w:color="45393C"/>
            </w:tcBorders>
            <w:shd w:val="clear" w:color="auto" w:fill="F3EEE3"/>
            <w:tcMar>
              <w:top w:w="71" w:type="dxa"/>
              <w:left w:w="144" w:type="dxa"/>
              <w:bottom w:w="71" w:type="dxa"/>
              <w:right w:w="144" w:type="dxa"/>
            </w:tcMar>
            <w:hideMark/>
          </w:tcPr>
          <w:p w14:paraId="1E899684" w14:textId="77777777" w:rsidR="00321E4B" w:rsidRPr="008B5FBE" w:rsidRDefault="00321E4B" w:rsidP="00765766">
            <w:pPr>
              <w:rPr>
                <w:sz w:val="22"/>
                <w:szCs w:val="22"/>
                <w:lang w:val="en-US" w:eastAsia="sv-SE"/>
              </w:rPr>
            </w:pPr>
            <w:r w:rsidRPr="008B5FBE">
              <w:rPr>
                <w:b/>
                <w:bCs/>
                <w:sz w:val="22"/>
                <w:szCs w:val="22"/>
                <w:lang w:val="en-US" w:eastAsia="sv-SE"/>
              </w:rPr>
              <w:t>Variable</w:t>
            </w:r>
          </w:p>
        </w:tc>
        <w:tc>
          <w:tcPr>
            <w:tcW w:w="3051" w:type="dxa"/>
            <w:tcBorders>
              <w:top w:val="single" w:sz="8" w:space="0" w:color="45393C"/>
              <w:left w:val="single" w:sz="8" w:space="0" w:color="45393C"/>
              <w:bottom w:val="single" w:sz="24" w:space="0" w:color="45393C"/>
              <w:right w:val="single" w:sz="8" w:space="0" w:color="45393C"/>
            </w:tcBorders>
            <w:shd w:val="clear" w:color="auto" w:fill="F3EEE3"/>
            <w:tcMar>
              <w:top w:w="71" w:type="dxa"/>
              <w:left w:w="144" w:type="dxa"/>
              <w:bottom w:w="71" w:type="dxa"/>
              <w:right w:w="144" w:type="dxa"/>
            </w:tcMar>
            <w:hideMark/>
          </w:tcPr>
          <w:p w14:paraId="1F600066" w14:textId="77777777" w:rsidR="00321E4B" w:rsidRPr="008B5FBE" w:rsidRDefault="00321E4B" w:rsidP="00765766">
            <w:pPr>
              <w:rPr>
                <w:sz w:val="22"/>
                <w:szCs w:val="22"/>
                <w:lang w:val="en-US" w:eastAsia="sv-SE"/>
              </w:rPr>
            </w:pPr>
            <w:r w:rsidRPr="008B5FBE">
              <w:rPr>
                <w:b/>
                <w:bCs/>
                <w:sz w:val="22"/>
                <w:szCs w:val="22"/>
                <w:lang w:val="en-US" w:eastAsia="sv-SE"/>
              </w:rPr>
              <w:t>Coefficient</w:t>
            </w:r>
          </w:p>
        </w:tc>
      </w:tr>
      <w:tr w:rsidR="00321E4B" w:rsidRPr="008B5FBE" w14:paraId="783870D1" w14:textId="77777777" w:rsidTr="008B5FBE">
        <w:trPr>
          <w:trHeight w:val="375"/>
          <w:jc w:val="center"/>
        </w:trPr>
        <w:tc>
          <w:tcPr>
            <w:tcW w:w="3049" w:type="dxa"/>
            <w:tcBorders>
              <w:top w:val="single" w:sz="24"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21FC1213" w14:textId="77777777" w:rsidR="00321E4B" w:rsidRPr="008B5FBE" w:rsidRDefault="00321E4B" w:rsidP="00765766">
            <w:pPr>
              <w:rPr>
                <w:sz w:val="22"/>
                <w:szCs w:val="22"/>
                <w:lang w:val="en-US" w:eastAsia="sv-SE"/>
              </w:rPr>
            </w:pPr>
            <w:r w:rsidRPr="008B5FBE">
              <w:rPr>
                <w:sz w:val="22"/>
                <w:szCs w:val="22"/>
                <w:lang w:val="en-US" w:eastAsia="sv-SE"/>
              </w:rPr>
              <w:t>Intercept</w:t>
            </w:r>
          </w:p>
        </w:tc>
        <w:tc>
          <w:tcPr>
            <w:tcW w:w="3051" w:type="dxa"/>
            <w:tcBorders>
              <w:top w:val="single" w:sz="24"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5E4E2D9B" w14:textId="70F0BD77" w:rsidR="00321E4B" w:rsidRPr="008B5FBE" w:rsidRDefault="006333F5" w:rsidP="00765766">
            <w:pPr>
              <w:rPr>
                <w:sz w:val="22"/>
                <w:szCs w:val="22"/>
                <w:lang w:val="en-US" w:eastAsia="sv-SE"/>
              </w:rPr>
            </w:pPr>
            <w:r w:rsidRPr="008B5FBE">
              <w:rPr>
                <w:rFonts w:ascii="Menlo" w:hAnsi="Menlo" w:cs="Menlo"/>
                <w:color w:val="000000"/>
                <w:sz w:val="22"/>
                <w:szCs w:val="22"/>
              </w:rPr>
              <w:t>-0.27028366</w:t>
            </w:r>
          </w:p>
        </w:tc>
      </w:tr>
      <w:tr w:rsidR="00321E4B" w:rsidRPr="008B5FBE" w14:paraId="247D4727" w14:textId="77777777" w:rsidTr="008B5FBE">
        <w:trPr>
          <w:trHeight w:val="397"/>
          <w:jc w:val="center"/>
        </w:trPr>
        <w:tc>
          <w:tcPr>
            <w:tcW w:w="3049" w:type="dxa"/>
            <w:tcBorders>
              <w:top w:val="single" w:sz="8" w:space="0" w:color="45393C"/>
              <w:left w:val="single" w:sz="8" w:space="0" w:color="45393C"/>
              <w:bottom w:val="single" w:sz="8" w:space="0" w:color="45393C"/>
              <w:right w:val="single" w:sz="8" w:space="0" w:color="45393C"/>
            </w:tcBorders>
            <w:shd w:val="clear" w:color="auto" w:fill="FDFCFA"/>
            <w:tcMar>
              <w:top w:w="71" w:type="dxa"/>
              <w:left w:w="144" w:type="dxa"/>
              <w:bottom w:w="71" w:type="dxa"/>
              <w:right w:w="144" w:type="dxa"/>
            </w:tcMar>
            <w:hideMark/>
          </w:tcPr>
          <w:p w14:paraId="284CF624" w14:textId="50113849" w:rsidR="00321E4B" w:rsidRPr="008B5FBE" w:rsidRDefault="00321E4B" w:rsidP="00765766">
            <w:pPr>
              <w:rPr>
                <w:sz w:val="22"/>
                <w:szCs w:val="22"/>
                <w:lang w:val="en-US" w:eastAsia="sv-SE"/>
              </w:rPr>
            </w:pPr>
            <w:proofErr w:type="spellStart"/>
            <w:r w:rsidRPr="008B5FBE">
              <w:rPr>
                <w:sz w:val="22"/>
                <w:szCs w:val="22"/>
                <w:lang w:val="en-US" w:eastAsia="sv-SE"/>
              </w:rPr>
              <w:t>UC</w:t>
            </w:r>
            <w:r w:rsidR="006E59F4" w:rsidRPr="008B5FBE">
              <w:rPr>
                <w:sz w:val="22"/>
                <w:szCs w:val="22"/>
                <w:lang w:val="en-US" w:eastAsia="sv-SE"/>
              </w:rPr>
              <w:t>B</w:t>
            </w:r>
            <w:proofErr w:type="spellEnd"/>
            <w:r w:rsidRPr="008B5FBE">
              <w:rPr>
                <w:sz w:val="22"/>
                <w:szCs w:val="22"/>
                <w:lang w:val="en-US" w:eastAsia="sv-SE"/>
              </w:rPr>
              <w:t>-score</w:t>
            </w:r>
          </w:p>
        </w:tc>
        <w:tc>
          <w:tcPr>
            <w:tcW w:w="3051" w:type="dxa"/>
            <w:tcBorders>
              <w:top w:val="single" w:sz="8" w:space="0" w:color="45393C"/>
              <w:left w:val="single" w:sz="8" w:space="0" w:color="45393C"/>
              <w:bottom w:val="single" w:sz="8" w:space="0" w:color="45393C"/>
              <w:right w:val="single" w:sz="8" w:space="0" w:color="45393C"/>
            </w:tcBorders>
            <w:shd w:val="clear" w:color="auto" w:fill="FDFCFA"/>
            <w:tcMar>
              <w:top w:w="71" w:type="dxa"/>
              <w:left w:w="144" w:type="dxa"/>
              <w:bottom w:w="71" w:type="dxa"/>
              <w:right w:w="144" w:type="dxa"/>
            </w:tcMar>
            <w:hideMark/>
          </w:tcPr>
          <w:p w14:paraId="2B8B926E" w14:textId="60CF294B" w:rsidR="00321E4B" w:rsidRPr="008B5FBE" w:rsidRDefault="006E59F4" w:rsidP="00765766">
            <w:pPr>
              <w:rPr>
                <w:sz w:val="22"/>
                <w:szCs w:val="22"/>
                <w:lang w:val="en-US" w:eastAsia="sv-SE"/>
              </w:rPr>
            </w:pPr>
            <w:r w:rsidRPr="008B5FBE">
              <w:rPr>
                <w:rFonts w:ascii="Menlo" w:hAnsi="Menlo" w:cs="Menlo"/>
                <w:color w:val="000000"/>
                <w:sz w:val="22"/>
                <w:szCs w:val="22"/>
              </w:rPr>
              <w:t>2.44117257</w:t>
            </w:r>
          </w:p>
        </w:tc>
      </w:tr>
      <w:tr w:rsidR="00321E4B" w:rsidRPr="008B5FBE" w14:paraId="545C2FE5" w14:textId="77777777" w:rsidTr="008B5FBE">
        <w:trPr>
          <w:trHeight w:val="515"/>
          <w:jc w:val="center"/>
        </w:trPr>
        <w:tc>
          <w:tcPr>
            <w:tcW w:w="3049" w:type="dxa"/>
            <w:tcBorders>
              <w:top w:val="single" w:sz="8"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751F57B1" w14:textId="77777777" w:rsidR="00321E4B" w:rsidRPr="008B5FBE" w:rsidRDefault="00321E4B" w:rsidP="00765766">
            <w:pPr>
              <w:rPr>
                <w:sz w:val="22"/>
                <w:szCs w:val="22"/>
                <w:lang w:val="en-US" w:eastAsia="sv-SE"/>
              </w:rPr>
            </w:pPr>
            <w:r w:rsidRPr="008B5FBE">
              <w:rPr>
                <w:sz w:val="22"/>
                <w:szCs w:val="22"/>
                <w:lang w:val="en-US" w:eastAsia="sv-SE"/>
              </w:rPr>
              <w:t>Applicants age</w:t>
            </w:r>
          </w:p>
        </w:tc>
        <w:tc>
          <w:tcPr>
            <w:tcW w:w="3051" w:type="dxa"/>
            <w:tcBorders>
              <w:top w:val="single" w:sz="8"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4E7407CD" w14:textId="6C1730C1" w:rsidR="00321E4B" w:rsidRPr="008B5FBE" w:rsidRDefault="006E59F4" w:rsidP="00765766">
            <w:pPr>
              <w:rPr>
                <w:sz w:val="22"/>
                <w:szCs w:val="22"/>
                <w:lang w:val="en-US" w:eastAsia="sv-SE"/>
              </w:rPr>
            </w:pPr>
            <w:r w:rsidRPr="008B5FBE">
              <w:rPr>
                <w:rFonts w:ascii="Menlo" w:hAnsi="Menlo" w:cs="Menlo"/>
                <w:color w:val="000000"/>
                <w:sz w:val="22"/>
                <w:szCs w:val="22"/>
              </w:rPr>
              <w:t>-0.01818046</w:t>
            </w:r>
          </w:p>
        </w:tc>
      </w:tr>
      <w:tr w:rsidR="00321E4B" w:rsidRPr="008B5FBE" w14:paraId="0DBE0087" w14:textId="77777777" w:rsidTr="008B5FBE">
        <w:trPr>
          <w:trHeight w:val="515"/>
          <w:jc w:val="center"/>
        </w:trPr>
        <w:tc>
          <w:tcPr>
            <w:tcW w:w="3049" w:type="dxa"/>
            <w:tcBorders>
              <w:top w:val="single" w:sz="8" w:space="0" w:color="45393C"/>
              <w:left w:val="single" w:sz="8" w:space="0" w:color="45393C"/>
              <w:bottom w:val="single" w:sz="8" w:space="0" w:color="45393C"/>
              <w:right w:val="single" w:sz="8" w:space="0" w:color="45393C"/>
            </w:tcBorders>
            <w:shd w:val="clear" w:color="auto" w:fill="FDFCFA"/>
            <w:tcMar>
              <w:top w:w="71" w:type="dxa"/>
              <w:left w:w="144" w:type="dxa"/>
              <w:bottom w:w="71" w:type="dxa"/>
              <w:right w:w="144" w:type="dxa"/>
            </w:tcMar>
            <w:hideMark/>
          </w:tcPr>
          <w:p w14:paraId="6FA637A9" w14:textId="77777777" w:rsidR="00321E4B" w:rsidRPr="008B5FBE" w:rsidRDefault="00321E4B" w:rsidP="00765766">
            <w:pPr>
              <w:rPr>
                <w:sz w:val="22"/>
                <w:szCs w:val="22"/>
                <w:lang w:val="en-US" w:eastAsia="sv-SE"/>
              </w:rPr>
            </w:pPr>
            <w:r w:rsidRPr="008B5FBE">
              <w:rPr>
                <w:sz w:val="22"/>
                <w:szCs w:val="22"/>
                <w:lang w:val="en-US" w:eastAsia="sv-SE"/>
              </w:rPr>
              <w:lastRenderedPageBreak/>
              <w:t>Inquiries 12 months</w:t>
            </w:r>
          </w:p>
        </w:tc>
        <w:tc>
          <w:tcPr>
            <w:tcW w:w="3051" w:type="dxa"/>
            <w:tcBorders>
              <w:top w:val="single" w:sz="8" w:space="0" w:color="45393C"/>
              <w:left w:val="single" w:sz="8" w:space="0" w:color="45393C"/>
              <w:bottom w:val="single" w:sz="8" w:space="0" w:color="45393C"/>
              <w:right w:val="single" w:sz="8" w:space="0" w:color="45393C"/>
            </w:tcBorders>
            <w:shd w:val="clear" w:color="auto" w:fill="FDFCFA"/>
            <w:tcMar>
              <w:top w:w="71" w:type="dxa"/>
              <w:left w:w="144" w:type="dxa"/>
              <w:bottom w:w="71" w:type="dxa"/>
              <w:right w:w="144" w:type="dxa"/>
            </w:tcMar>
            <w:hideMark/>
          </w:tcPr>
          <w:p w14:paraId="56B23592" w14:textId="79B7C5E3" w:rsidR="00321E4B" w:rsidRPr="008B5FBE" w:rsidRDefault="008B5FBE" w:rsidP="00765766">
            <w:pPr>
              <w:rPr>
                <w:sz w:val="22"/>
                <w:szCs w:val="22"/>
                <w:lang w:val="en-US" w:eastAsia="sv-SE"/>
              </w:rPr>
            </w:pPr>
            <w:r w:rsidRPr="008B5FBE">
              <w:rPr>
                <w:rFonts w:ascii="Menlo" w:hAnsi="Menlo" w:cs="Menlo"/>
                <w:color w:val="000000"/>
                <w:sz w:val="22"/>
                <w:szCs w:val="22"/>
              </w:rPr>
              <w:t>0.01741601</w:t>
            </w:r>
          </w:p>
        </w:tc>
      </w:tr>
    </w:tbl>
    <w:p w14:paraId="64A44118" w14:textId="6F4EA13B" w:rsidR="001178AE" w:rsidRPr="00E702A1" w:rsidRDefault="00E03C7B" w:rsidP="00BD5B2E">
      <w:pPr>
        <w:pStyle w:val="Rubrik1"/>
        <w:rPr>
          <w:rFonts w:ascii="Times New Roman" w:hAnsi="Times New Roman" w:cs="Times New Roman"/>
        </w:rPr>
      </w:pPr>
      <w:bookmarkStart w:id="23" w:name="_Toc157679578"/>
      <w:r w:rsidRPr="00E702A1">
        <w:rPr>
          <w:rFonts w:ascii="Times New Roman" w:hAnsi="Times New Roman" w:cs="Times New Roman"/>
        </w:rPr>
        <w:t>9.</w:t>
      </w:r>
      <w:r w:rsidR="00BD5B2E" w:rsidRPr="00E702A1">
        <w:rPr>
          <w:rFonts w:ascii="Times New Roman" w:hAnsi="Times New Roman" w:cs="Times New Roman"/>
        </w:rPr>
        <w:t xml:space="preserve"> Calibration</w:t>
      </w:r>
      <w:bookmarkEnd w:id="23"/>
    </w:p>
    <w:p w14:paraId="1FBEA38E" w14:textId="77777777" w:rsidR="00BD5B2E" w:rsidRPr="00E702A1" w:rsidRDefault="00BD5B2E" w:rsidP="00BD5B2E">
      <w:pPr>
        <w:rPr>
          <w:lang w:val="en-US"/>
        </w:rPr>
      </w:pPr>
    </w:p>
    <w:p w14:paraId="43C64797" w14:textId="77777777" w:rsidR="00AE3D5C" w:rsidRPr="00E702A1" w:rsidRDefault="00AE3D5C" w:rsidP="00AE3D5C">
      <w:pPr>
        <w:rPr>
          <w:lang w:val="en-US"/>
        </w:rPr>
      </w:pPr>
      <w:r w:rsidRPr="00E702A1">
        <w:rPr>
          <w:lang w:val="en-US"/>
        </w:rPr>
        <w:t xml:space="preserve">A calibration of the pd level the model gives is necessary since the model will give a pd based on the development period, in this case defaults between 2019-2023. That period does not cover full credit cycle and contains significant volatility. </w:t>
      </w:r>
    </w:p>
    <w:p w14:paraId="28B541CD" w14:textId="1C63476A" w:rsidR="00AE3D5C" w:rsidRPr="00E702A1" w:rsidRDefault="00AE3D5C" w:rsidP="00AE3D5C">
      <w:pPr>
        <w:rPr>
          <w:lang w:val="en-US"/>
        </w:rPr>
      </w:pPr>
      <w:r w:rsidRPr="00E702A1">
        <w:rPr>
          <w:lang w:val="en-US"/>
        </w:rPr>
        <w:t xml:space="preserve">We have observed the macro development during this the </w:t>
      </w:r>
      <w:r w:rsidR="004143E6" w:rsidRPr="00E702A1">
        <w:rPr>
          <w:lang w:val="en-US"/>
        </w:rPr>
        <w:t>period</w:t>
      </w:r>
      <w:r w:rsidRPr="00E702A1">
        <w:rPr>
          <w:lang w:val="en-US"/>
        </w:rPr>
        <w:t xml:space="preserve"> but cannot find correlation between a specific macro-variable and default levels. This is likely </w:t>
      </w:r>
      <w:r w:rsidR="004143E6" w:rsidRPr="00E702A1">
        <w:rPr>
          <w:lang w:val="en-US"/>
        </w:rPr>
        <w:t>since</w:t>
      </w:r>
      <w:r w:rsidRPr="00E702A1">
        <w:rPr>
          <w:lang w:val="en-US"/>
        </w:rPr>
        <w:t xml:space="preserve"> our underwriting strategy has been changing over time and rather is the driver behind movements. With that said, increasing interest rates and inflation is of course a reason behind high losses last 12 months. </w:t>
      </w:r>
    </w:p>
    <w:p w14:paraId="6D5A7AB0" w14:textId="77777777" w:rsidR="00FB2901" w:rsidRPr="00E702A1" w:rsidRDefault="00FB2901" w:rsidP="00AE3D5C">
      <w:pPr>
        <w:rPr>
          <w:lang w:val="en-US"/>
        </w:rPr>
      </w:pPr>
    </w:p>
    <w:p w14:paraId="7AEA8CCB" w14:textId="1E6657B1" w:rsidR="00FB2901" w:rsidRPr="00E702A1" w:rsidRDefault="00FB2901" w:rsidP="00AE3D5C">
      <w:pPr>
        <w:rPr>
          <w:lang w:val="en-US"/>
        </w:rPr>
      </w:pPr>
      <w:r w:rsidRPr="00E702A1">
        <w:rPr>
          <w:noProof/>
          <w:lang w:val="en-US"/>
        </w:rPr>
        <w:drawing>
          <wp:inline distT="0" distB="0" distL="0" distR="0" wp14:anchorId="573EE09D" wp14:editId="0A765595">
            <wp:extent cx="5580380" cy="3553460"/>
            <wp:effectExtent l="0" t="0" r="0" b="2540"/>
            <wp:docPr id="1682302174" name="Diagram 1">
              <a:extLst xmlns:a="http://schemas.openxmlformats.org/drawingml/2006/main">
                <a:ext uri="{FF2B5EF4-FFF2-40B4-BE49-F238E27FC236}">
                  <a16:creationId xmlns:a16="http://schemas.microsoft.com/office/drawing/2014/main" id="{968DE25F-A867-B251-0483-E88AABD32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858BDBE" w14:textId="77777777" w:rsidR="00AE3D5C" w:rsidRPr="00E702A1" w:rsidRDefault="00AE3D5C" w:rsidP="00AE3D5C">
      <w:pPr>
        <w:rPr>
          <w:lang w:val="en-US"/>
        </w:rPr>
      </w:pPr>
    </w:p>
    <w:p w14:paraId="4CAA160F" w14:textId="77777777" w:rsidR="00AE3D5C" w:rsidRPr="00E702A1" w:rsidRDefault="00AE3D5C" w:rsidP="00AE3D5C">
      <w:pPr>
        <w:rPr>
          <w:lang w:val="en-US"/>
        </w:rPr>
      </w:pPr>
      <w:r w:rsidRPr="00E702A1">
        <w:rPr>
          <w:lang w:val="en-US"/>
        </w:rPr>
        <w:t xml:space="preserve">Without calibration – the pd-level from modelling sample would be at 5%, which we think is too low given current situation in the market. Thus, we have calibrated it up to 8%. When macro environment shifts and we observe lower levels than expected, this can be adjusted downwards. </w:t>
      </w:r>
    </w:p>
    <w:p w14:paraId="04CA65D7" w14:textId="77777777" w:rsidR="00AE3D5C" w:rsidRPr="00E702A1" w:rsidRDefault="00AE3D5C" w:rsidP="00DC1490">
      <w:pPr>
        <w:rPr>
          <w:lang w:val="en-US"/>
        </w:rPr>
      </w:pPr>
    </w:p>
    <w:p w14:paraId="2D80AC71" w14:textId="010C322D" w:rsidR="00AE3D5C" w:rsidRPr="00E702A1" w:rsidRDefault="00411404" w:rsidP="00411404">
      <w:pPr>
        <w:jc w:val="center"/>
        <w:rPr>
          <w:lang w:val="en-US"/>
        </w:rPr>
      </w:pPr>
      <w:r w:rsidRPr="00E702A1">
        <w:rPr>
          <w:noProof/>
          <w:lang w:val="en-US"/>
        </w:rPr>
        <w:lastRenderedPageBreak/>
        <w:drawing>
          <wp:inline distT="0" distB="0" distL="0" distR="0" wp14:anchorId="0CFD60EF" wp14:editId="7D061487">
            <wp:extent cx="2854067" cy="1715477"/>
            <wp:effectExtent l="0" t="0" r="3810" b="0"/>
            <wp:docPr id="1444393369" name="Picture 8" descr="En bild som visar text, skärmbild, Teckensnitt, linje&#10;&#10;Automatiskt genererad beskrivning">
              <a:extLst xmlns:a="http://schemas.openxmlformats.org/drawingml/2006/main">
                <a:ext uri="{FF2B5EF4-FFF2-40B4-BE49-F238E27FC236}">
                  <a16:creationId xmlns:a16="http://schemas.microsoft.com/office/drawing/2014/main" id="{C387F4EB-3144-6351-3053-5EEF990B2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93369" name="Picture 8" descr="En bild som visar text, skärmbild, Teckensnitt, linje&#10;&#10;Automatiskt genererad beskrivning">
                      <a:extLst>
                        <a:ext uri="{FF2B5EF4-FFF2-40B4-BE49-F238E27FC236}">
                          <a16:creationId xmlns:a16="http://schemas.microsoft.com/office/drawing/2014/main" id="{C387F4EB-3144-6351-3053-5EEF990B26F8}"/>
                        </a:ext>
                      </a:extLst>
                    </pic:cNvPr>
                    <pic:cNvPicPr>
                      <a:picLocks noChangeAspect="1"/>
                    </pic:cNvPicPr>
                  </pic:nvPicPr>
                  <pic:blipFill>
                    <a:blip r:embed="rId29"/>
                    <a:stretch>
                      <a:fillRect/>
                    </a:stretch>
                  </pic:blipFill>
                  <pic:spPr>
                    <a:xfrm>
                      <a:off x="0" y="0"/>
                      <a:ext cx="2948705" cy="1772360"/>
                    </a:xfrm>
                    <a:prstGeom prst="rect">
                      <a:avLst/>
                    </a:prstGeom>
                  </pic:spPr>
                </pic:pic>
              </a:graphicData>
            </a:graphic>
          </wp:inline>
        </w:drawing>
      </w:r>
    </w:p>
    <w:p w14:paraId="5FCBC1B1" w14:textId="1D2F653F" w:rsidR="006936CA" w:rsidRPr="00E702A1" w:rsidRDefault="006936CA" w:rsidP="006936CA">
      <w:pPr>
        <w:rPr>
          <w:lang w:val="en-US"/>
        </w:rPr>
      </w:pPr>
      <w:r w:rsidRPr="00E702A1">
        <w:rPr>
          <w:lang w:val="en-US"/>
        </w:rPr>
        <w:t xml:space="preserve">Since the trained model underwent </w:t>
      </w:r>
      <w:r w:rsidR="00585A24" w:rsidRPr="00E702A1">
        <w:rPr>
          <w:lang w:val="en-US"/>
        </w:rPr>
        <w:t>up sampling</w:t>
      </w:r>
      <w:r w:rsidRPr="00E702A1">
        <w:rPr>
          <w:lang w:val="en-US"/>
        </w:rPr>
        <w:t xml:space="preserve"> and improved Data Science metrics, although not exceeding 0.8 in metrics like </w:t>
      </w:r>
      <w:proofErr w:type="spellStart"/>
      <w:r w:rsidRPr="00E702A1">
        <w:rPr>
          <w:lang w:val="en-US"/>
        </w:rPr>
        <w:t>AUROC</w:t>
      </w:r>
      <w:proofErr w:type="spellEnd"/>
      <w:r w:rsidRPr="00E702A1">
        <w:rPr>
          <w:lang w:val="en-US"/>
        </w:rPr>
        <w:t>, this leads to an expected probability of default (PD) of approximately 50 percent for the model's predictions. While the model shows enhanced DS metrics, the PD it predicts may not be directly applicable. To address this, an additional model can be introduced to predict only the output from the first model.</w:t>
      </w:r>
    </w:p>
    <w:p w14:paraId="26D299FD" w14:textId="77777777" w:rsidR="006936CA" w:rsidRPr="00E702A1" w:rsidRDefault="006936CA" w:rsidP="006936CA">
      <w:pPr>
        <w:rPr>
          <w:lang w:val="en-US"/>
        </w:rPr>
      </w:pPr>
    </w:p>
    <w:p w14:paraId="76885CFF" w14:textId="786A4DF5" w:rsidR="004611A9" w:rsidRPr="00E702A1" w:rsidRDefault="006936CA" w:rsidP="006936CA">
      <w:pPr>
        <w:rPr>
          <w:lang w:val="en-US" w:eastAsia="sv-SE"/>
        </w:rPr>
      </w:pPr>
      <w:r w:rsidRPr="00E702A1">
        <w:rPr>
          <w:lang w:val="en-US"/>
        </w:rPr>
        <w:t>To align the predicted probabilities with the 12-month 90+ delinquency levels reported in recent periods, the positive class's target feature can be set to a specific threshold value instead of using a binary 1. For instance, to calibrate towards a 10% level, the target feature during model training can be set at 0.1 instead of 1. This adjustment allows for a more accurate representation of the desired prediction threshold.</w:t>
      </w:r>
    </w:p>
    <w:p w14:paraId="4159DB2A" w14:textId="77777777" w:rsidR="007A2E06" w:rsidRPr="00E702A1" w:rsidRDefault="007A2E06" w:rsidP="00DC1490">
      <w:pPr>
        <w:rPr>
          <w:lang w:val="en-US" w:eastAsia="sv-SE"/>
        </w:rPr>
      </w:pPr>
    </w:p>
    <w:p w14:paraId="01568F96" w14:textId="5C1B9D67" w:rsidR="007A2E06" w:rsidRPr="00E702A1" w:rsidRDefault="007A2E06" w:rsidP="007A2E06">
      <w:pPr>
        <w:jc w:val="center"/>
        <w:rPr>
          <w:i/>
          <w:iCs/>
          <w:lang w:val="en-US" w:eastAsia="sv-SE"/>
        </w:rPr>
      </w:pPr>
      <w:r w:rsidRPr="00E702A1">
        <w:rPr>
          <w:i/>
          <w:iCs/>
          <w:lang w:val="en-US" w:eastAsia="sv-SE"/>
        </w:rPr>
        <w:t>Non</w:t>
      </w:r>
      <w:r w:rsidR="00FB469F">
        <w:rPr>
          <w:i/>
          <w:iCs/>
          <w:lang w:val="en-US" w:eastAsia="sv-SE"/>
        </w:rPr>
        <w:t xml:space="preserve"> /</w:t>
      </w:r>
      <w:r w:rsidRPr="00E702A1">
        <w:rPr>
          <w:i/>
          <w:iCs/>
          <w:lang w:val="en-US" w:eastAsia="sv-SE"/>
        </w:rPr>
        <w:t xml:space="preserve"> Calibrated Model</w:t>
      </w:r>
    </w:p>
    <w:p w14:paraId="588919D7" w14:textId="77777777" w:rsidR="00321E4B" w:rsidRPr="00E702A1" w:rsidRDefault="00321E4B" w:rsidP="00DC1490">
      <w:pPr>
        <w:rPr>
          <w:lang w:val="en-US" w:eastAsia="sv-SE"/>
        </w:rPr>
      </w:pPr>
    </w:p>
    <w:p w14:paraId="6B3661B7" w14:textId="3F108282" w:rsidR="007A2E06" w:rsidRPr="00E702A1" w:rsidRDefault="007A2E06" w:rsidP="00DC1490">
      <w:pPr>
        <w:rPr>
          <w:lang w:val="en-US" w:eastAsia="sv-SE"/>
        </w:rPr>
      </w:pPr>
    </w:p>
    <w:p w14:paraId="74EDFBF6" w14:textId="3FF38821" w:rsidR="007A2E06" w:rsidRDefault="00FB469F" w:rsidP="00DC1490">
      <w:pPr>
        <w:rPr>
          <w:lang w:val="en-US" w:eastAsia="sv-SE"/>
        </w:rPr>
      </w:pPr>
      <w:r w:rsidRPr="00FB469F">
        <w:rPr>
          <w:lang w:val="en-US" w:eastAsia="sv-SE"/>
        </w:rPr>
        <w:drawing>
          <wp:inline distT="0" distB="0" distL="0" distR="0" wp14:anchorId="7CBA28F6" wp14:editId="50DF5829">
            <wp:extent cx="5580380" cy="3730625"/>
            <wp:effectExtent l="0" t="0" r="0" b="3175"/>
            <wp:docPr id="1681728053" name="Bildobjekt 1" descr="En bild som visar text, skärmbild, diagram,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28053" name="Bildobjekt 1" descr="En bild som visar text, skärmbild, diagram, Graf&#10;&#10;Automatiskt genererad beskrivning"/>
                    <pic:cNvPicPr/>
                  </pic:nvPicPr>
                  <pic:blipFill>
                    <a:blip r:embed="rId30"/>
                    <a:stretch>
                      <a:fillRect/>
                    </a:stretch>
                  </pic:blipFill>
                  <pic:spPr>
                    <a:xfrm>
                      <a:off x="0" y="0"/>
                      <a:ext cx="5580380" cy="3730625"/>
                    </a:xfrm>
                    <a:prstGeom prst="rect">
                      <a:avLst/>
                    </a:prstGeom>
                  </pic:spPr>
                </pic:pic>
              </a:graphicData>
            </a:graphic>
          </wp:inline>
        </w:drawing>
      </w:r>
    </w:p>
    <w:p w14:paraId="0385439C" w14:textId="77777777" w:rsidR="001D6FA1" w:rsidRDefault="001D6FA1" w:rsidP="00DC1490">
      <w:pPr>
        <w:rPr>
          <w:lang w:val="en-US" w:eastAsia="sv-SE"/>
        </w:rPr>
      </w:pPr>
    </w:p>
    <w:p w14:paraId="275137F9" w14:textId="77777777" w:rsidR="001D6FA1" w:rsidRDefault="001D6FA1" w:rsidP="00DC1490">
      <w:pPr>
        <w:rPr>
          <w:lang w:val="en-US" w:eastAsia="sv-SE"/>
        </w:rPr>
      </w:pPr>
    </w:p>
    <w:p w14:paraId="499F60CB" w14:textId="77777777" w:rsidR="001D6FA1" w:rsidRDefault="001D6FA1" w:rsidP="00DC1490">
      <w:pPr>
        <w:rPr>
          <w:lang w:val="en-US" w:eastAsia="sv-SE"/>
        </w:rPr>
      </w:pPr>
    </w:p>
    <w:p w14:paraId="7E2CFC62" w14:textId="50CCBA4A" w:rsidR="001D6FA1" w:rsidRDefault="001D6FA1" w:rsidP="00FA5E6D">
      <w:pPr>
        <w:rPr>
          <w:lang w:val="en-US" w:eastAsia="sv-SE"/>
        </w:rPr>
      </w:pPr>
      <w:r>
        <w:rPr>
          <w:lang w:val="en-US" w:eastAsia="sv-SE"/>
        </w:rPr>
        <w:t xml:space="preserve">The new score </w:t>
      </w:r>
      <w:r w:rsidR="00F94861">
        <w:rPr>
          <w:lang w:val="en-US" w:eastAsia="sv-SE"/>
        </w:rPr>
        <w:t>from 2019. One can see that its better calibrated</w:t>
      </w:r>
      <w:r w:rsidR="008C2C1B">
        <w:rPr>
          <w:lang w:val="en-US" w:eastAsia="sv-SE"/>
        </w:rPr>
        <w:t xml:space="preserve"> (follow the actual 90+)</w:t>
      </w:r>
      <w:r w:rsidR="00F94861">
        <w:rPr>
          <w:lang w:val="en-US" w:eastAsia="sv-SE"/>
        </w:rPr>
        <w:t xml:space="preserve"> with time than any other score applied in </w:t>
      </w:r>
      <w:proofErr w:type="spellStart"/>
      <w:r w:rsidR="00F94861">
        <w:rPr>
          <w:lang w:val="en-US" w:eastAsia="sv-SE"/>
        </w:rPr>
        <w:t>Nstart</w:t>
      </w:r>
      <w:proofErr w:type="spellEnd"/>
      <w:r w:rsidR="00F94861">
        <w:rPr>
          <w:lang w:val="en-US" w:eastAsia="sv-SE"/>
        </w:rPr>
        <w:t xml:space="preserve"> previously</w:t>
      </w:r>
      <w:r w:rsidR="008C2C1B">
        <w:rPr>
          <w:lang w:val="en-US" w:eastAsia="sv-SE"/>
        </w:rPr>
        <w:t xml:space="preserve">. </w:t>
      </w:r>
    </w:p>
    <w:p w14:paraId="7746AB11" w14:textId="77777777" w:rsidR="001D6FA1" w:rsidRDefault="001D6FA1" w:rsidP="00DC1490">
      <w:pPr>
        <w:rPr>
          <w:lang w:val="en-US" w:eastAsia="sv-SE"/>
        </w:rPr>
      </w:pPr>
    </w:p>
    <w:p w14:paraId="23A6B80C" w14:textId="31FE7A92" w:rsidR="001D6FA1" w:rsidRDefault="001D6FA1" w:rsidP="00DC1490">
      <w:pPr>
        <w:rPr>
          <w:lang w:val="en-US" w:eastAsia="sv-SE"/>
        </w:rPr>
      </w:pPr>
      <w:r w:rsidRPr="001D6FA1">
        <w:rPr>
          <w:lang w:val="en-US" w:eastAsia="sv-SE"/>
        </w:rPr>
        <w:drawing>
          <wp:inline distT="0" distB="0" distL="0" distR="0" wp14:anchorId="0AB10C48" wp14:editId="06A79E71">
            <wp:extent cx="5580380" cy="3154045"/>
            <wp:effectExtent l="0" t="0" r="0" b="0"/>
            <wp:docPr id="1815444991" name="Bildobjekt 1" descr="En bild som visar text, Graf, linje,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44991" name="Bildobjekt 1" descr="En bild som visar text, Graf, linje, skärmbild&#10;&#10;Automatiskt genererad beskrivning"/>
                    <pic:cNvPicPr/>
                  </pic:nvPicPr>
                  <pic:blipFill>
                    <a:blip r:embed="rId31"/>
                    <a:stretch>
                      <a:fillRect/>
                    </a:stretch>
                  </pic:blipFill>
                  <pic:spPr>
                    <a:xfrm>
                      <a:off x="0" y="0"/>
                      <a:ext cx="5580380" cy="3154045"/>
                    </a:xfrm>
                    <a:prstGeom prst="rect">
                      <a:avLst/>
                    </a:prstGeom>
                  </pic:spPr>
                </pic:pic>
              </a:graphicData>
            </a:graphic>
          </wp:inline>
        </w:drawing>
      </w:r>
    </w:p>
    <w:p w14:paraId="72263D1E" w14:textId="77777777" w:rsidR="001D6FA1" w:rsidRDefault="001D6FA1" w:rsidP="00DC1490">
      <w:pPr>
        <w:rPr>
          <w:lang w:val="en-US" w:eastAsia="sv-SE"/>
        </w:rPr>
      </w:pPr>
    </w:p>
    <w:p w14:paraId="66D644E1" w14:textId="77777777" w:rsidR="001D6FA1" w:rsidRDefault="001D6FA1" w:rsidP="00DC1490">
      <w:pPr>
        <w:rPr>
          <w:lang w:val="en-US" w:eastAsia="sv-SE"/>
        </w:rPr>
      </w:pPr>
    </w:p>
    <w:p w14:paraId="142A7514" w14:textId="77777777" w:rsidR="001D6FA1" w:rsidRDefault="001D6FA1" w:rsidP="00DC1490">
      <w:pPr>
        <w:rPr>
          <w:lang w:val="en-US" w:eastAsia="sv-SE"/>
        </w:rPr>
      </w:pPr>
    </w:p>
    <w:p w14:paraId="40EB0490" w14:textId="77777777" w:rsidR="001D6FA1" w:rsidRPr="00E702A1" w:rsidRDefault="001D6FA1" w:rsidP="00DC1490">
      <w:pPr>
        <w:rPr>
          <w:lang w:val="en-US" w:eastAsia="sv-SE"/>
        </w:rPr>
      </w:pPr>
    </w:p>
    <w:p w14:paraId="63D5B8A8" w14:textId="77777777" w:rsidR="008E2B80" w:rsidRPr="00E702A1" w:rsidRDefault="008E2B80" w:rsidP="00DC1490">
      <w:pPr>
        <w:rPr>
          <w:lang w:val="en-US" w:eastAsia="sv-SE"/>
        </w:rPr>
      </w:pPr>
    </w:p>
    <w:p w14:paraId="4EA3D2E8" w14:textId="77777777" w:rsidR="008E2B80" w:rsidRPr="00E702A1" w:rsidRDefault="008E2B80" w:rsidP="00DC1490">
      <w:pPr>
        <w:rPr>
          <w:lang w:val="en-US" w:eastAsia="sv-SE"/>
        </w:rPr>
      </w:pPr>
    </w:p>
    <w:p w14:paraId="44FF4221" w14:textId="3B4B57F2" w:rsidR="002E0848" w:rsidRPr="00E702A1" w:rsidRDefault="002E0848" w:rsidP="00E13189">
      <w:pPr>
        <w:pStyle w:val="Rubrik1"/>
        <w:numPr>
          <w:ilvl w:val="0"/>
          <w:numId w:val="6"/>
        </w:numPr>
        <w:rPr>
          <w:rFonts w:ascii="Times New Roman" w:hAnsi="Times New Roman" w:cs="Times New Roman"/>
        </w:rPr>
      </w:pPr>
      <w:bookmarkStart w:id="24" w:name="_Toc157679579"/>
      <w:r w:rsidRPr="00E702A1">
        <w:rPr>
          <w:rFonts w:ascii="Times New Roman" w:hAnsi="Times New Roman" w:cs="Times New Roman"/>
        </w:rPr>
        <w:t>Risk Grouping</w:t>
      </w:r>
      <w:bookmarkEnd w:id="24"/>
      <w:r w:rsidRPr="00E702A1">
        <w:rPr>
          <w:rFonts w:ascii="Times New Roman" w:hAnsi="Times New Roman" w:cs="Times New Roman"/>
        </w:rPr>
        <w:t xml:space="preserve"> </w:t>
      </w:r>
    </w:p>
    <w:p w14:paraId="15772EED" w14:textId="77777777" w:rsidR="002E0848" w:rsidRPr="00E702A1" w:rsidRDefault="002E0848" w:rsidP="002E0848">
      <w:pPr>
        <w:rPr>
          <w:lang w:val="en-US"/>
        </w:rPr>
      </w:pPr>
    </w:p>
    <w:p w14:paraId="0C66ACA4" w14:textId="77777777" w:rsidR="00321E4B" w:rsidRPr="00E702A1" w:rsidRDefault="00321E4B" w:rsidP="00DC1490">
      <w:pPr>
        <w:rPr>
          <w:lang w:val="en-US" w:eastAsia="sv-SE"/>
        </w:rPr>
      </w:pPr>
    </w:p>
    <w:p w14:paraId="60A82022" w14:textId="77777777" w:rsidR="00321E4B" w:rsidRPr="00E702A1" w:rsidRDefault="00321E4B" w:rsidP="00DC1490">
      <w:pPr>
        <w:rPr>
          <w:lang w:val="en-US" w:eastAsia="sv-SE"/>
        </w:rPr>
      </w:pPr>
    </w:p>
    <w:p w14:paraId="58FC7FE8" w14:textId="77777777" w:rsidR="008E1DB0" w:rsidRDefault="008E1DB0" w:rsidP="008E1DB0">
      <w:pPr>
        <w:rPr>
          <w:ins w:id="25" w:author="Andreas Nilsson" w:date="2024-02-01T11:29:00Z"/>
          <w:lang w:val="en-US" w:eastAsia="sv-SE"/>
        </w:rPr>
      </w:pPr>
      <w:r w:rsidRPr="00E702A1">
        <w:rPr>
          <w:lang w:val="en-US" w:eastAsia="sv-SE"/>
        </w:rPr>
        <w:t xml:space="preserve">To </w:t>
      </w:r>
      <w:proofErr w:type="spellStart"/>
      <w:r w:rsidRPr="00E702A1">
        <w:rPr>
          <w:lang w:val="en-US" w:eastAsia="sv-SE"/>
        </w:rPr>
        <w:t>analyse</w:t>
      </w:r>
      <w:proofErr w:type="spellEnd"/>
      <w:r w:rsidRPr="00E702A1">
        <w:rPr>
          <w:lang w:val="en-US" w:eastAsia="sv-SE"/>
        </w:rPr>
        <w:t xml:space="preserve"> the portfolio has been divided into segments </w:t>
      </w:r>
      <w:proofErr w:type="gramStart"/>
      <w:r w:rsidRPr="00E702A1">
        <w:rPr>
          <w:lang w:val="en-US" w:eastAsia="sv-SE"/>
        </w:rPr>
        <w:t>where  is</w:t>
      </w:r>
      <w:proofErr w:type="gramEnd"/>
      <w:r w:rsidRPr="00E702A1">
        <w:rPr>
          <w:lang w:val="en-US" w:eastAsia="sv-SE"/>
        </w:rPr>
        <w:t xml:space="preserve"> the lowest risk and 5 is highest. Expected PD per group is as follow:</w:t>
      </w:r>
    </w:p>
    <w:p w14:paraId="35E46141" w14:textId="77777777" w:rsidR="00314797" w:rsidRDefault="00314797" w:rsidP="008E1DB0">
      <w:pPr>
        <w:rPr>
          <w:ins w:id="26" w:author="Andreas Nilsson" w:date="2024-02-01T11:29:00Z"/>
          <w:lang w:val="en-US" w:eastAsia="sv-SE"/>
        </w:rPr>
      </w:pPr>
    </w:p>
    <w:p w14:paraId="24709937" w14:textId="77777777" w:rsidR="00314797" w:rsidRPr="00E702A1" w:rsidRDefault="00314797" w:rsidP="008E1DB0">
      <w:pPr>
        <w:rPr>
          <w:lang w:val="en-US" w:eastAsia="sv-SE"/>
        </w:rPr>
      </w:pPr>
    </w:p>
    <w:tbl>
      <w:tblPr>
        <w:tblW w:w="5260" w:type="dxa"/>
        <w:tblCellMar>
          <w:left w:w="0" w:type="dxa"/>
          <w:right w:w="0" w:type="dxa"/>
        </w:tblCellMar>
        <w:tblLook w:val="0600" w:firstRow="0" w:lastRow="0" w:firstColumn="0" w:lastColumn="0" w:noHBand="1" w:noVBand="1"/>
      </w:tblPr>
      <w:tblGrid>
        <w:gridCol w:w="753"/>
        <w:gridCol w:w="750"/>
        <w:gridCol w:w="749"/>
        <w:gridCol w:w="749"/>
        <w:gridCol w:w="752"/>
        <w:gridCol w:w="752"/>
        <w:gridCol w:w="755"/>
      </w:tblGrid>
      <w:tr w:rsidR="00314797" w:rsidRPr="00314797" w14:paraId="2106689E" w14:textId="77777777" w:rsidTr="00314797">
        <w:trPr>
          <w:trHeight w:val="185"/>
        </w:trPr>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bottom"/>
            <w:hideMark/>
          </w:tcPr>
          <w:p w14:paraId="319CA426" w14:textId="77777777" w:rsidR="00314797" w:rsidRPr="00314797" w:rsidRDefault="00314797" w:rsidP="00314797">
            <w:pPr>
              <w:rPr>
                <w:lang w:val="sv-SE" w:eastAsia="sv-SE"/>
              </w:rPr>
            </w:pP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bottom"/>
            <w:hideMark/>
          </w:tcPr>
          <w:p w14:paraId="61520CE9" w14:textId="77777777" w:rsidR="00314797" w:rsidRPr="00314797" w:rsidRDefault="00314797" w:rsidP="00314797">
            <w:pPr>
              <w:rPr>
                <w:lang w:val="sv-SE" w:eastAsia="sv-SE"/>
              </w:rPr>
            </w:pPr>
            <w:r w:rsidRPr="00314797">
              <w:rPr>
                <w:lang w:val="sv-SE" w:eastAsia="sv-SE"/>
              </w:rPr>
              <w:t>G0</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bottom"/>
            <w:hideMark/>
          </w:tcPr>
          <w:p w14:paraId="23C62EF2" w14:textId="77777777" w:rsidR="00314797" w:rsidRPr="00314797" w:rsidRDefault="00314797" w:rsidP="00314797">
            <w:pPr>
              <w:rPr>
                <w:lang w:val="sv-SE" w:eastAsia="sv-SE"/>
              </w:rPr>
            </w:pPr>
            <w:r w:rsidRPr="00314797">
              <w:rPr>
                <w:lang w:val="sv-SE" w:eastAsia="sv-SE"/>
              </w:rPr>
              <w:t>G1</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bottom"/>
            <w:hideMark/>
          </w:tcPr>
          <w:p w14:paraId="0503CDC3" w14:textId="77777777" w:rsidR="00314797" w:rsidRPr="00314797" w:rsidRDefault="00314797" w:rsidP="00314797">
            <w:pPr>
              <w:rPr>
                <w:lang w:val="sv-SE" w:eastAsia="sv-SE"/>
              </w:rPr>
            </w:pPr>
            <w:r w:rsidRPr="00314797">
              <w:rPr>
                <w:lang w:val="sv-SE" w:eastAsia="sv-SE"/>
              </w:rPr>
              <w:t>G2</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bottom"/>
            <w:hideMark/>
          </w:tcPr>
          <w:p w14:paraId="7DF96F21" w14:textId="77777777" w:rsidR="00314797" w:rsidRPr="00314797" w:rsidRDefault="00314797" w:rsidP="00314797">
            <w:pPr>
              <w:rPr>
                <w:lang w:val="sv-SE" w:eastAsia="sv-SE"/>
              </w:rPr>
            </w:pPr>
            <w:r w:rsidRPr="00314797">
              <w:rPr>
                <w:lang w:val="sv-SE" w:eastAsia="sv-SE"/>
              </w:rPr>
              <w:t>G3</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bottom"/>
            <w:hideMark/>
          </w:tcPr>
          <w:p w14:paraId="65293527" w14:textId="77777777" w:rsidR="00314797" w:rsidRPr="00314797" w:rsidRDefault="00314797" w:rsidP="00314797">
            <w:pPr>
              <w:rPr>
                <w:lang w:val="sv-SE" w:eastAsia="sv-SE"/>
              </w:rPr>
            </w:pPr>
            <w:r w:rsidRPr="00314797">
              <w:rPr>
                <w:lang w:val="sv-SE" w:eastAsia="sv-SE"/>
              </w:rPr>
              <w:t>G4</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bottom"/>
            <w:hideMark/>
          </w:tcPr>
          <w:p w14:paraId="78E91638" w14:textId="77777777" w:rsidR="00314797" w:rsidRPr="00314797" w:rsidRDefault="00314797" w:rsidP="00314797">
            <w:pPr>
              <w:rPr>
                <w:lang w:val="sv-SE" w:eastAsia="sv-SE"/>
              </w:rPr>
            </w:pPr>
            <w:r w:rsidRPr="00314797">
              <w:rPr>
                <w:lang w:val="sv-SE" w:eastAsia="sv-SE"/>
              </w:rPr>
              <w:t>G5</w:t>
            </w:r>
          </w:p>
        </w:tc>
      </w:tr>
      <w:tr w:rsidR="00314797" w:rsidRPr="00314797" w14:paraId="708BFDFC" w14:textId="77777777" w:rsidTr="00314797">
        <w:trPr>
          <w:trHeight w:val="185"/>
        </w:trPr>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bottom"/>
            <w:hideMark/>
          </w:tcPr>
          <w:p w14:paraId="0DE83C0F" w14:textId="77777777" w:rsidR="00314797" w:rsidRPr="00314797" w:rsidRDefault="00314797" w:rsidP="00314797">
            <w:pPr>
              <w:rPr>
                <w:lang w:val="sv-SE" w:eastAsia="sv-SE"/>
              </w:rPr>
            </w:pPr>
            <w:r w:rsidRPr="00314797">
              <w:rPr>
                <w:lang w:val="sv-SE" w:eastAsia="sv-SE"/>
              </w:rPr>
              <w:t>Min PD</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center"/>
            <w:hideMark/>
          </w:tcPr>
          <w:p w14:paraId="2154C9F1" w14:textId="77777777" w:rsidR="00314797" w:rsidRPr="00314797" w:rsidRDefault="00314797" w:rsidP="00314797">
            <w:pPr>
              <w:rPr>
                <w:lang w:val="sv-SE" w:eastAsia="sv-SE"/>
              </w:rPr>
            </w:pPr>
            <w:r w:rsidRPr="00314797">
              <w:rPr>
                <w:lang w:val="sv-SE" w:eastAsia="sv-SE"/>
              </w:rPr>
              <w:t>0%</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center"/>
            <w:hideMark/>
          </w:tcPr>
          <w:p w14:paraId="4CD3E8C2" w14:textId="77777777" w:rsidR="00314797" w:rsidRPr="00314797" w:rsidRDefault="00314797" w:rsidP="00314797">
            <w:pPr>
              <w:rPr>
                <w:lang w:val="sv-SE" w:eastAsia="sv-SE"/>
              </w:rPr>
            </w:pPr>
            <w:r w:rsidRPr="00314797">
              <w:rPr>
                <w:lang w:val="sv-SE" w:eastAsia="sv-SE"/>
              </w:rPr>
              <w:t>4%</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center"/>
            <w:hideMark/>
          </w:tcPr>
          <w:p w14:paraId="78953BE1" w14:textId="77777777" w:rsidR="00314797" w:rsidRPr="00314797" w:rsidRDefault="00314797" w:rsidP="00314797">
            <w:pPr>
              <w:rPr>
                <w:lang w:val="sv-SE" w:eastAsia="sv-SE"/>
              </w:rPr>
            </w:pPr>
            <w:r w:rsidRPr="00314797">
              <w:rPr>
                <w:lang w:val="sv-SE" w:eastAsia="sv-SE"/>
              </w:rPr>
              <w:t>6%</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center"/>
            <w:hideMark/>
          </w:tcPr>
          <w:p w14:paraId="10272C0A" w14:textId="77777777" w:rsidR="00314797" w:rsidRPr="00314797" w:rsidRDefault="00314797" w:rsidP="00314797">
            <w:pPr>
              <w:rPr>
                <w:lang w:val="sv-SE" w:eastAsia="sv-SE"/>
              </w:rPr>
            </w:pPr>
            <w:r w:rsidRPr="00314797">
              <w:rPr>
                <w:lang w:val="sv-SE" w:eastAsia="sv-SE"/>
              </w:rPr>
              <w:t>8%</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center"/>
            <w:hideMark/>
          </w:tcPr>
          <w:p w14:paraId="49D13481" w14:textId="77777777" w:rsidR="00314797" w:rsidRPr="00314797" w:rsidRDefault="00314797" w:rsidP="00314797">
            <w:pPr>
              <w:rPr>
                <w:lang w:val="sv-SE" w:eastAsia="sv-SE"/>
              </w:rPr>
            </w:pPr>
            <w:r w:rsidRPr="00314797">
              <w:rPr>
                <w:lang w:val="sv-SE" w:eastAsia="sv-SE"/>
              </w:rPr>
              <w:t>10%</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center"/>
            <w:hideMark/>
          </w:tcPr>
          <w:p w14:paraId="79D80D87" w14:textId="77777777" w:rsidR="00314797" w:rsidRPr="00314797" w:rsidRDefault="00314797" w:rsidP="00314797">
            <w:pPr>
              <w:rPr>
                <w:lang w:val="sv-SE" w:eastAsia="sv-SE"/>
              </w:rPr>
            </w:pPr>
            <w:r w:rsidRPr="00314797">
              <w:rPr>
                <w:lang w:val="sv-SE" w:eastAsia="sv-SE"/>
              </w:rPr>
              <w:t>14%</w:t>
            </w:r>
          </w:p>
        </w:tc>
      </w:tr>
      <w:tr w:rsidR="00314797" w:rsidRPr="00314797" w14:paraId="7C5CA6D6" w14:textId="77777777" w:rsidTr="00314797">
        <w:trPr>
          <w:trHeight w:val="185"/>
        </w:trPr>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bottom"/>
            <w:hideMark/>
          </w:tcPr>
          <w:p w14:paraId="459B95D2" w14:textId="77777777" w:rsidR="00314797" w:rsidRPr="00314797" w:rsidRDefault="00314797" w:rsidP="00314797">
            <w:pPr>
              <w:rPr>
                <w:lang w:val="sv-SE" w:eastAsia="sv-SE"/>
              </w:rPr>
            </w:pPr>
            <w:r w:rsidRPr="00314797">
              <w:rPr>
                <w:lang w:val="sv-SE" w:eastAsia="sv-SE"/>
              </w:rPr>
              <w:t>Max PD</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center"/>
            <w:hideMark/>
          </w:tcPr>
          <w:p w14:paraId="7CCF7B11" w14:textId="77777777" w:rsidR="00314797" w:rsidRPr="00314797" w:rsidRDefault="00314797" w:rsidP="00314797">
            <w:pPr>
              <w:rPr>
                <w:lang w:val="sv-SE" w:eastAsia="sv-SE"/>
              </w:rPr>
            </w:pPr>
            <w:r w:rsidRPr="00314797">
              <w:rPr>
                <w:lang w:val="sv-SE" w:eastAsia="sv-SE"/>
              </w:rPr>
              <w:t>4%</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center"/>
            <w:hideMark/>
          </w:tcPr>
          <w:p w14:paraId="3EB13CF4" w14:textId="77777777" w:rsidR="00314797" w:rsidRPr="00314797" w:rsidRDefault="00314797" w:rsidP="00314797">
            <w:pPr>
              <w:rPr>
                <w:lang w:val="sv-SE" w:eastAsia="sv-SE"/>
              </w:rPr>
            </w:pPr>
            <w:r w:rsidRPr="00314797">
              <w:rPr>
                <w:lang w:val="sv-SE" w:eastAsia="sv-SE"/>
              </w:rPr>
              <w:t>6%</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center"/>
            <w:hideMark/>
          </w:tcPr>
          <w:p w14:paraId="307C2732" w14:textId="77777777" w:rsidR="00314797" w:rsidRPr="00314797" w:rsidRDefault="00314797" w:rsidP="00314797">
            <w:pPr>
              <w:rPr>
                <w:lang w:val="sv-SE" w:eastAsia="sv-SE"/>
              </w:rPr>
            </w:pPr>
            <w:r w:rsidRPr="00314797">
              <w:rPr>
                <w:lang w:val="sv-SE" w:eastAsia="sv-SE"/>
              </w:rPr>
              <w:t>8%</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center"/>
            <w:hideMark/>
          </w:tcPr>
          <w:p w14:paraId="25F878BD" w14:textId="77777777" w:rsidR="00314797" w:rsidRPr="00314797" w:rsidRDefault="00314797" w:rsidP="00314797">
            <w:pPr>
              <w:rPr>
                <w:lang w:val="sv-SE" w:eastAsia="sv-SE"/>
              </w:rPr>
            </w:pPr>
            <w:r w:rsidRPr="00314797">
              <w:rPr>
                <w:lang w:val="sv-SE" w:eastAsia="sv-SE"/>
              </w:rPr>
              <w:t>10%</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center"/>
            <w:hideMark/>
          </w:tcPr>
          <w:p w14:paraId="483CC0C1" w14:textId="77777777" w:rsidR="00314797" w:rsidRPr="00314797" w:rsidRDefault="00314797" w:rsidP="00314797">
            <w:pPr>
              <w:rPr>
                <w:lang w:val="sv-SE" w:eastAsia="sv-SE"/>
              </w:rPr>
            </w:pPr>
            <w:r w:rsidRPr="00314797">
              <w:rPr>
                <w:lang w:val="sv-SE" w:eastAsia="sv-SE"/>
              </w:rPr>
              <w:t>14%</w:t>
            </w:r>
          </w:p>
        </w:tc>
        <w:tc>
          <w:tcPr>
            <w:tcW w:w="760" w:type="dxa"/>
            <w:tcBorders>
              <w:top w:val="single" w:sz="8" w:space="0" w:color="45393C"/>
              <w:left w:val="single" w:sz="8" w:space="0" w:color="45393C"/>
              <w:bottom w:val="single" w:sz="8" w:space="0" w:color="45393C"/>
              <w:right w:val="single" w:sz="8" w:space="0" w:color="45393C"/>
            </w:tcBorders>
            <w:shd w:val="clear" w:color="auto" w:fill="E7EEF6"/>
            <w:tcMar>
              <w:top w:w="9" w:type="dxa"/>
              <w:left w:w="9" w:type="dxa"/>
              <w:bottom w:w="0" w:type="dxa"/>
              <w:right w:w="9" w:type="dxa"/>
            </w:tcMar>
            <w:vAlign w:val="center"/>
            <w:hideMark/>
          </w:tcPr>
          <w:p w14:paraId="5DBB7AA3" w14:textId="77777777" w:rsidR="00314797" w:rsidRPr="00314797" w:rsidRDefault="00314797" w:rsidP="00314797">
            <w:pPr>
              <w:rPr>
                <w:lang w:val="sv-SE" w:eastAsia="sv-SE"/>
              </w:rPr>
            </w:pPr>
            <w:r w:rsidRPr="00314797">
              <w:rPr>
                <w:lang w:val="sv-SE" w:eastAsia="sv-SE"/>
              </w:rPr>
              <w:t>100%</w:t>
            </w:r>
          </w:p>
        </w:tc>
      </w:tr>
    </w:tbl>
    <w:p w14:paraId="7E7C6F97" w14:textId="77777777" w:rsidR="00321E4B" w:rsidRPr="00E702A1" w:rsidRDefault="00321E4B" w:rsidP="00314797">
      <w:pPr>
        <w:jc w:val="center"/>
        <w:rPr>
          <w:lang w:val="en-US" w:eastAsia="sv-SE"/>
        </w:rPr>
      </w:pPr>
    </w:p>
    <w:p w14:paraId="3E33C4B7" w14:textId="4B50445D" w:rsidR="00321E4B" w:rsidRDefault="00321E4B" w:rsidP="00DC1490">
      <w:pPr>
        <w:rPr>
          <w:lang w:val="en-US" w:eastAsia="sv-SE"/>
        </w:rPr>
      </w:pPr>
    </w:p>
    <w:p w14:paraId="7F09F3F2" w14:textId="77777777" w:rsidR="0001134C" w:rsidRDefault="0001134C" w:rsidP="00DC1490">
      <w:pPr>
        <w:rPr>
          <w:lang w:val="en-US" w:eastAsia="sv-SE"/>
        </w:rPr>
      </w:pPr>
    </w:p>
    <w:p w14:paraId="2BD0036F" w14:textId="77777777" w:rsidR="0001134C" w:rsidRDefault="0001134C" w:rsidP="00DC1490">
      <w:pPr>
        <w:rPr>
          <w:lang w:val="en-US" w:eastAsia="sv-SE"/>
        </w:rPr>
      </w:pPr>
    </w:p>
    <w:p w14:paraId="3DD08974" w14:textId="77777777" w:rsidR="00321E4B" w:rsidRPr="00E702A1" w:rsidRDefault="00321E4B" w:rsidP="00DC1490">
      <w:pPr>
        <w:rPr>
          <w:lang w:val="en-US" w:eastAsia="sv-SE"/>
        </w:rPr>
      </w:pPr>
    </w:p>
    <w:p w14:paraId="0ABE4DAA" w14:textId="77777777" w:rsidR="003D657C" w:rsidRPr="00E702A1" w:rsidRDefault="003D657C" w:rsidP="003D657C">
      <w:pPr>
        <w:jc w:val="center"/>
        <w:rPr>
          <w:lang w:val="en-US" w:eastAsia="sv-SE"/>
        </w:rPr>
      </w:pPr>
      <w:r w:rsidRPr="00E702A1">
        <w:rPr>
          <w:lang w:val="en-US" w:eastAsia="sv-SE"/>
        </w:rPr>
        <w:lastRenderedPageBreak/>
        <w:t xml:space="preserve">Distribution over time can be seen in the lower graph. </w:t>
      </w:r>
    </w:p>
    <w:p w14:paraId="24D9657D" w14:textId="77777777" w:rsidR="00321E4B" w:rsidRPr="00E702A1" w:rsidRDefault="00321E4B" w:rsidP="003D657C">
      <w:pPr>
        <w:jc w:val="center"/>
        <w:rPr>
          <w:lang w:val="en-US" w:eastAsia="sv-SE"/>
        </w:rPr>
      </w:pPr>
    </w:p>
    <w:p w14:paraId="6DB58504" w14:textId="77777777" w:rsidR="00321E4B" w:rsidRPr="00E702A1" w:rsidRDefault="00321E4B" w:rsidP="00DC1490">
      <w:pPr>
        <w:rPr>
          <w:lang w:val="en-US" w:eastAsia="sv-SE"/>
        </w:rPr>
      </w:pPr>
    </w:p>
    <w:p w14:paraId="53C574BF" w14:textId="574C48B6" w:rsidR="00321E4B" w:rsidRPr="00E702A1" w:rsidRDefault="000A015A" w:rsidP="00DC1490">
      <w:pPr>
        <w:rPr>
          <w:lang w:val="en-US" w:eastAsia="sv-SE"/>
        </w:rPr>
      </w:pPr>
      <w:r w:rsidRPr="000A015A">
        <w:rPr>
          <w:lang w:eastAsia="sv-SE"/>
        </w:rPr>
        <w:drawing>
          <wp:inline distT="0" distB="0" distL="0" distR="0" wp14:anchorId="248E4FC0" wp14:editId="0296463B">
            <wp:extent cx="4856643" cy="2253417"/>
            <wp:effectExtent l="0" t="0" r="0" b="0"/>
            <wp:docPr id="5" name="Bildobjekt 4" descr="En bild som visar Färggrann, skärmbild, linje, aqua&#10;&#10;Automatiskt genererad beskrivning">
              <a:extLst xmlns:a="http://schemas.openxmlformats.org/drawingml/2006/main">
                <a:ext uri="{FF2B5EF4-FFF2-40B4-BE49-F238E27FC236}">
                  <a16:creationId xmlns:a16="http://schemas.microsoft.com/office/drawing/2014/main" id="{225FA58C-D57B-8A7C-F872-785002B513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4" descr="En bild som visar Färggrann, skärmbild, linje, aqua&#10;&#10;Automatiskt genererad beskrivning">
                      <a:extLst>
                        <a:ext uri="{FF2B5EF4-FFF2-40B4-BE49-F238E27FC236}">
                          <a16:creationId xmlns:a16="http://schemas.microsoft.com/office/drawing/2014/main" id="{225FA58C-D57B-8A7C-F872-785002B5139C}"/>
                        </a:ext>
                      </a:extLst>
                    </pic:cNvPr>
                    <pic:cNvPicPr>
                      <a:picLocks noChangeAspect="1"/>
                    </pic:cNvPicPr>
                  </pic:nvPicPr>
                  <pic:blipFill>
                    <a:blip r:embed="rId32"/>
                    <a:stretch>
                      <a:fillRect/>
                    </a:stretch>
                  </pic:blipFill>
                  <pic:spPr>
                    <a:xfrm>
                      <a:off x="0" y="0"/>
                      <a:ext cx="4856643" cy="2253417"/>
                    </a:xfrm>
                    <a:prstGeom prst="rect">
                      <a:avLst/>
                    </a:prstGeom>
                  </pic:spPr>
                </pic:pic>
              </a:graphicData>
            </a:graphic>
          </wp:inline>
        </w:drawing>
      </w:r>
    </w:p>
    <w:p w14:paraId="3D748174" w14:textId="77777777" w:rsidR="00321E4B" w:rsidRPr="00E702A1" w:rsidRDefault="00321E4B" w:rsidP="00DC1490">
      <w:pPr>
        <w:rPr>
          <w:lang w:val="en-US" w:eastAsia="sv-SE"/>
        </w:rPr>
      </w:pPr>
    </w:p>
    <w:p w14:paraId="73DA1009" w14:textId="77777777" w:rsidR="00321E4B" w:rsidRPr="00E702A1" w:rsidRDefault="00321E4B" w:rsidP="00DC1490">
      <w:pPr>
        <w:rPr>
          <w:lang w:val="en-US" w:eastAsia="sv-SE"/>
        </w:rPr>
      </w:pPr>
    </w:p>
    <w:p w14:paraId="725B921A" w14:textId="77777777" w:rsidR="00321E4B" w:rsidRPr="00E702A1" w:rsidRDefault="00321E4B" w:rsidP="00DC1490">
      <w:pPr>
        <w:rPr>
          <w:lang w:val="en-US" w:eastAsia="sv-SE"/>
        </w:rPr>
      </w:pPr>
    </w:p>
    <w:p w14:paraId="45D3DB05" w14:textId="5B1B5284" w:rsidR="00321E4B" w:rsidRPr="00E702A1" w:rsidRDefault="0001134C" w:rsidP="00DC1490">
      <w:pPr>
        <w:rPr>
          <w:lang w:val="en-US" w:eastAsia="sv-SE"/>
        </w:rPr>
      </w:pPr>
      <w:r>
        <w:rPr>
          <w:lang w:val="en-US" w:eastAsia="sv-SE"/>
        </w:rPr>
        <w:t>Calibration within the groups:</w:t>
      </w:r>
    </w:p>
    <w:p w14:paraId="1331B975" w14:textId="77777777" w:rsidR="00321E4B" w:rsidRPr="00E702A1" w:rsidRDefault="00321E4B" w:rsidP="00DC1490">
      <w:pPr>
        <w:rPr>
          <w:lang w:val="en-US" w:eastAsia="sv-SE"/>
        </w:rPr>
      </w:pPr>
    </w:p>
    <w:p w14:paraId="43D0B95A" w14:textId="354FA623" w:rsidR="00321E4B" w:rsidRPr="00E702A1" w:rsidRDefault="00D43328" w:rsidP="00D43328">
      <w:pPr>
        <w:jc w:val="center"/>
        <w:rPr>
          <w:lang w:val="en-US" w:eastAsia="sv-SE"/>
        </w:rPr>
      </w:pPr>
      <w:r w:rsidRPr="00D43328">
        <w:rPr>
          <w:lang w:val="en-US" w:eastAsia="sv-SE"/>
        </w:rPr>
        <w:drawing>
          <wp:inline distT="0" distB="0" distL="0" distR="0" wp14:anchorId="4BA55C97" wp14:editId="03E3484A">
            <wp:extent cx="3067061" cy="1931746"/>
            <wp:effectExtent l="0" t="0" r="0" b="0"/>
            <wp:docPr id="16355484" name="Bildobjekt 1" descr="En bild som visar linje, Graf, tex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484" name="Bildobjekt 1" descr="En bild som visar linje, Graf, text, diagram&#10;&#10;Automatiskt genererad beskrivning"/>
                    <pic:cNvPicPr/>
                  </pic:nvPicPr>
                  <pic:blipFill>
                    <a:blip r:embed="rId33"/>
                    <a:stretch>
                      <a:fillRect/>
                    </a:stretch>
                  </pic:blipFill>
                  <pic:spPr>
                    <a:xfrm>
                      <a:off x="0" y="0"/>
                      <a:ext cx="3091530" cy="1947158"/>
                    </a:xfrm>
                    <a:prstGeom prst="rect">
                      <a:avLst/>
                    </a:prstGeom>
                  </pic:spPr>
                </pic:pic>
              </a:graphicData>
            </a:graphic>
          </wp:inline>
        </w:drawing>
      </w:r>
    </w:p>
    <w:p w14:paraId="13DD85BC" w14:textId="77777777" w:rsidR="00085324" w:rsidRPr="00E702A1" w:rsidRDefault="00085324" w:rsidP="00DC1490">
      <w:pPr>
        <w:rPr>
          <w:lang w:val="en-US" w:eastAsia="sv-SE"/>
        </w:rPr>
      </w:pPr>
    </w:p>
    <w:p w14:paraId="68BA936B" w14:textId="77777777" w:rsidR="00085324" w:rsidRPr="00E702A1" w:rsidRDefault="00085324" w:rsidP="00DC1490">
      <w:pPr>
        <w:rPr>
          <w:lang w:val="en-US" w:eastAsia="sv-SE"/>
        </w:rPr>
      </w:pPr>
    </w:p>
    <w:p w14:paraId="68F0C657" w14:textId="77777777" w:rsidR="00085324" w:rsidRPr="00E702A1" w:rsidRDefault="00085324" w:rsidP="00DC1490">
      <w:pPr>
        <w:rPr>
          <w:lang w:val="en-US" w:eastAsia="sv-SE"/>
        </w:rPr>
      </w:pPr>
    </w:p>
    <w:p w14:paraId="30D4C185" w14:textId="77777777" w:rsidR="00085324" w:rsidRPr="00E702A1" w:rsidRDefault="00085324" w:rsidP="00DC1490">
      <w:pPr>
        <w:rPr>
          <w:lang w:val="en-US" w:eastAsia="sv-SE"/>
        </w:rPr>
      </w:pPr>
    </w:p>
    <w:p w14:paraId="3C22C1FB" w14:textId="77777777" w:rsidR="00085324" w:rsidRPr="00E702A1" w:rsidRDefault="00085324" w:rsidP="00DC1490">
      <w:pPr>
        <w:rPr>
          <w:lang w:val="en-US" w:eastAsia="sv-SE"/>
        </w:rPr>
      </w:pPr>
    </w:p>
    <w:p w14:paraId="56B7142A" w14:textId="77777777" w:rsidR="00085324" w:rsidRPr="00E702A1" w:rsidRDefault="00085324" w:rsidP="00DC1490">
      <w:pPr>
        <w:rPr>
          <w:lang w:val="en-US" w:eastAsia="sv-SE"/>
        </w:rPr>
      </w:pPr>
    </w:p>
    <w:p w14:paraId="7513E998" w14:textId="77777777" w:rsidR="00085324" w:rsidRPr="00E702A1" w:rsidRDefault="00085324" w:rsidP="00DC1490">
      <w:pPr>
        <w:rPr>
          <w:lang w:val="en-US" w:eastAsia="sv-SE"/>
        </w:rPr>
      </w:pPr>
    </w:p>
    <w:p w14:paraId="3CAC4439" w14:textId="77777777" w:rsidR="00085324" w:rsidRPr="00E702A1" w:rsidRDefault="00085324" w:rsidP="00DC1490">
      <w:pPr>
        <w:rPr>
          <w:lang w:val="en-US" w:eastAsia="sv-SE"/>
        </w:rPr>
      </w:pPr>
    </w:p>
    <w:p w14:paraId="2D45983F" w14:textId="77777777" w:rsidR="00085324" w:rsidRPr="00E702A1" w:rsidRDefault="00085324" w:rsidP="00DC1490">
      <w:pPr>
        <w:rPr>
          <w:lang w:val="en-US" w:eastAsia="sv-SE"/>
        </w:rPr>
      </w:pPr>
    </w:p>
    <w:p w14:paraId="14DAD99A" w14:textId="77777777" w:rsidR="00085324" w:rsidRPr="00E702A1" w:rsidRDefault="00085324" w:rsidP="00DC1490">
      <w:pPr>
        <w:rPr>
          <w:lang w:val="en-US" w:eastAsia="sv-SE"/>
        </w:rPr>
      </w:pPr>
    </w:p>
    <w:p w14:paraId="1F2E52BA" w14:textId="77777777" w:rsidR="00085324" w:rsidRPr="00E702A1" w:rsidRDefault="00085324" w:rsidP="00DC1490">
      <w:pPr>
        <w:rPr>
          <w:lang w:val="en-US" w:eastAsia="sv-SE"/>
        </w:rPr>
      </w:pPr>
    </w:p>
    <w:p w14:paraId="5F409095" w14:textId="77777777" w:rsidR="00085324" w:rsidRPr="00E702A1" w:rsidRDefault="00085324" w:rsidP="00DC1490">
      <w:pPr>
        <w:rPr>
          <w:lang w:val="en-US" w:eastAsia="sv-SE"/>
        </w:rPr>
      </w:pPr>
    </w:p>
    <w:p w14:paraId="180C5234" w14:textId="77777777" w:rsidR="00085324" w:rsidRPr="00E702A1" w:rsidRDefault="00085324" w:rsidP="00DC1490">
      <w:pPr>
        <w:rPr>
          <w:lang w:val="en-US" w:eastAsia="sv-SE"/>
        </w:rPr>
      </w:pPr>
    </w:p>
    <w:p w14:paraId="2462F0BA" w14:textId="77777777" w:rsidR="00085324" w:rsidRPr="00E702A1" w:rsidRDefault="00085324" w:rsidP="00DC1490">
      <w:pPr>
        <w:rPr>
          <w:lang w:val="en-US" w:eastAsia="sv-SE"/>
        </w:rPr>
      </w:pPr>
    </w:p>
    <w:p w14:paraId="71150F33" w14:textId="695A584D" w:rsidR="005D5871" w:rsidRPr="00E702A1" w:rsidRDefault="005D5871" w:rsidP="000856BB">
      <w:pPr>
        <w:rPr>
          <w:lang w:val="sv-SE" w:eastAsia="sv-SE"/>
        </w:rPr>
      </w:pPr>
    </w:p>
    <w:sectPr w:rsidR="005D5871" w:rsidRPr="00E702A1" w:rsidSect="00393ABF">
      <w:headerReference w:type="even" r:id="rId34"/>
      <w:headerReference w:type="default" r:id="rId35"/>
      <w:footerReference w:type="default" r:id="rId36"/>
      <w:headerReference w:type="first" r:id="rId37"/>
      <w:pgSz w:w="11906" w:h="16838"/>
      <w:pgMar w:top="2169" w:right="1417" w:bottom="1294" w:left="1701" w:header="567"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BEE52" w14:textId="77777777" w:rsidR="00393ABF" w:rsidRDefault="00393ABF">
      <w:r>
        <w:separator/>
      </w:r>
    </w:p>
  </w:endnote>
  <w:endnote w:type="continuationSeparator" w:id="0">
    <w:p w14:paraId="1A460ABA" w14:textId="77777777" w:rsidR="00393ABF" w:rsidRDefault="00393ABF">
      <w:r>
        <w:continuationSeparator/>
      </w:r>
    </w:p>
  </w:endnote>
  <w:endnote w:type="continuationNotice" w:id="1">
    <w:p w14:paraId="4E08DBFC" w14:textId="77777777" w:rsidR="00393ABF" w:rsidRDefault="00393A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altName w:val="Sylfaen"/>
    <w:panose1 w:val="02000503000000020004"/>
    <w:charset w:val="00"/>
    <w:family w:val="auto"/>
    <w:pitch w:val="variable"/>
    <w:sig w:usb0="E50002FF" w:usb1="500079DB" w:usb2="00000010" w:usb3="00000000" w:csb0="00000001" w:csb1="00000000"/>
  </w:font>
  <w:font w:name="Mondo Grotesk Regular">
    <w:altName w:val="Calibri"/>
    <w:panose1 w:val="020B0604020202020204"/>
    <w:charset w:val="00"/>
    <w:family w:val="roman"/>
    <w:pitch w:val="default"/>
  </w:font>
  <w:font w:name="IBM Plex Sans Text">
    <w:altName w:val="Calibri"/>
    <w:panose1 w:val="020B0604020202020204"/>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AD8A" w14:textId="04116F0E" w:rsidR="00B733DB" w:rsidRDefault="00B733DB">
    <w:pPr>
      <w:pStyle w:val="Sidfot"/>
    </w:pPr>
    <w:r>
      <w:rPr>
        <w:noProof/>
      </w:rPr>
      <mc:AlternateContent>
        <mc:Choice Requires="wpg">
          <w:drawing>
            <wp:anchor distT="152400" distB="152400" distL="152400" distR="152400" simplePos="0" relativeHeight="251658242" behindDoc="1" locked="0" layoutInCell="1" allowOverlap="1" wp14:anchorId="486A5B4F" wp14:editId="32E6FE1B">
              <wp:simplePos x="0" y="0"/>
              <wp:positionH relativeFrom="margin">
                <wp:align>left</wp:align>
              </wp:positionH>
              <wp:positionV relativeFrom="page">
                <wp:posOffset>10135057</wp:posOffset>
              </wp:positionV>
              <wp:extent cx="5759450" cy="388620"/>
              <wp:effectExtent l="0" t="0" r="0" b="0"/>
              <wp:wrapNone/>
              <wp:docPr id="1073741827" name="Group 1073741827"/>
              <wp:cNvGraphicFramePr/>
              <a:graphic xmlns:a="http://schemas.openxmlformats.org/drawingml/2006/main">
                <a:graphicData uri="http://schemas.microsoft.com/office/word/2010/wordprocessingGroup">
                  <wpg:wgp>
                    <wpg:cNvGrpSpPr/>
                    <wpg:grpSpPr>
                      <a:xfrm>
                        <a:off x="0" y="0"/>
                        <a:ext cx="5759450" cy="388620"/>
                        <a:chOff x="0" y="0"/>
                        <a:chExt cx="5760057" cy="389057"/>
                      </a:xfrm>
                    </wpg:grpSpPr>
                    <wps:wsp>
                      <wps:cNvPr id="1073741828" name="Shape 1073741828"/>
                      <wps:cNvSpPr/>
                      <wps:spPr>
                        <a:xfrm>
                          <a:off x="0" y="0"/>
                          <a:ext cx="5760057" cy="389057"/>
                        </a:xfrm>
                        <a:prstGeom prst="rect">
                          <a:avLst/>
                        </a:prstGeom>
                        <a:noFill/>
                        <a:ln w="12700" cap="flat">
                          <a:noFill/>
                          <a:miter lim="400000"/>
                        </a:ln>
                        <a:effectLst/>
                      </wps:spPr>
                      <wps:bodyPr/>
                    </wps:wsp>
                    <wps:wsp>
                      <wps:cNvPr id="1073741829" name="Shape 1073741829"/>
                      <wps:cNvSpPr/>
                      <wps:spPr>
                        <a:xfrm>
                          <a:off x="50800" y="50800"/>
                          <a:ext cx="1886153" cy="287457"/>
                        </a:xfrm>
                        <a:prstGeom prst="rect">
                          <a:avLst/>
                        </a:prstGeom>
                      </wps:spPr>
                      <wps:txbx id="4">
                        <w:txbxContent>
                          <w:p w14:paraId="323B6D30" w14:textId="11D4C37D" w:rsidR="00B733DB" w:rsidRPr="002D69F6" w:rsidRDefault="00B733DB" w:rsidP="00B733DB">
                            <w:pPr>
                              <w:pStyle w:val="Fotnot"/>
                              <w:rPr>
                                <w:rFonts w:hint="eastAsia"/>
                                <w:color w:val="0C4537"/>
                                <w:lang w:val="en-US"/>
                              </w:rPr>
                            </w:pPr>
                            <w:proofErr w:type="spellStart"/>
                            <w:r w:rsidRPr="002D69F6">
                              <w:rPr>
                                <w:color w:val="0C4537"/>
                                <w:lang w:val="en-US"/>
                              </w:rPr>
                              <w:t>Nstart</w:t>
                            </w:r>
                            <w:proofErr w:type="spellEnd"/>
                            <w:r w:rsidRPr="002D69F6">
                              <w:rPr>
                                <w:color w:val="0C4537"/>
                                <w:lang w:val="en-US"/>
                              </w:rPr>
                              <w:t xml:space="preserve"> AB</w:t>
                            </w:r>
                          </w:p>
                          <w:p w14:paraId="2CD8AB06" w14:textId="77777777" w:rsidR="00B733DB" w:rsidRPr="002D69F6" w:rsidRDefault="00B733DB" w:rsidP="00B733DB">
                            <w:pPr>
                              <w:pStyle w:val="Fotnot"/>
                              <w:rPr>
                                <w:rFonts w:hint="eastAsia"/>
                                <w:color w:val="0C4537"/>
                                <w:lang w:val="en-US"/>
                              </w:rPr>
                            </w:pPr>
                            <w:r w:rsidRPr="002D69F6">
                              <w:rPr>
                                <w:color w:val="0C4537"/>
                                <w:lang w:val="en-US"/>
                              </w:rPr>
                              <w:t>Box 5281, 102 46 Stockholm</w:t>
                            </w:r>
                          </w:p>
                          <w:p w14:paraId="0F25BDD4" w14:textId="77777777" w:rsidR="00B733DB" w:rsidRPr="002D69F6" w:rsidRDefault="00B733DB" w:rsidP="00B733DB">
                            <w:pPr>
                              <w:pStyle w:val="Fotnot"/>
                              <w:rPr>
                                <w:rFonts w:hint="eastAsia"/>
                                <w:color w:val="0C4537"/>
                                <w:lang w:val="en-US"/>
                              </w:rPr>
                            </w:pPr>
                            <w:r w:rsidRPr="002D69F6">
                              <w:rPr>
                                <w:color w:val="0C4537"/>
                                <w:lang w:val="en-US"/>
                              </w:rPr>
                              <w:t>Tel: 08-410 203 04</w:t>
                            </w:r>
                          </w:p>
                          <w:p w14:paraId="35F02DC8" w14:textId="77777777" w:rsidR="00B733DB" w:rsidRPr="004A6DE4" w:rsidRDefault="00B733DB" w:rsidP="00B733DB">
                            <w:pPr>
                              <w:pStyle w:val="Fotnot"/>
                              <w:rPr>
                                <w:rFonts w:hint="eastAsia"/>
                                <w:color w:val="0C4537"/>
                              </w:rPr>
                            </w:pPr>
                            <w:r w:rsidRPr="004A6DE4">
                              <w:rPr>
                                <w:color w:val="0C4537"/>
                              </w:rPr>
                              <w:t xml:space="preserve">info@nstart.com | </w:t>
                            </w:r>
                            <w:hyperlink r:id="rId1" w:history="1">
                              <w:r w:rsidRPr="004A6DE4">
                                <w:rPr>
                                  <w:rStyle w:val="Hyperlink0"/>
                                  <w:color w:val="0C4537"/>
                                </w:rPr>
                                <w:t>nstart.com</w:t>
                              </w:r>
                            </w:hyperlink>
                          </w:p>
                          <w:p w14:paraId="5A191B3C" w14:textId="77777777" w:rsidR="00B733DB" w:rsidRDefault="00B733DB" w:rsidP="00B733DB">
                            <w:pPr>
                              <w:pStyle w:val="Fotnot"/>
                              <w:rPr>
                                <w:rFonts w:hint="eastAsia"/>
                                <w:color w:val="0C4537"/>
                              </w:rPr>
                            </w:pPr>
                            <w:r>
                              <w:rPr>
                                <w:color w:val="0C4537"/>
                              </w:rPr>
                              <w:t>Faktureringsadress: Box 5281, 102 46 Stockholm</w:t>
                            </w:r>
                          </w:p>
                          <w:p w14:paraId="1036B4E0" w14:textId="77777777" w:rsidR="00B733DB" w:rsidRDefault="00B733DB" w:rsidP="00B733DB">
                            <w:pPr>
                              <w:pStyle w:val="Fotnot"/>
                              <w:rPr>
                                <w:rFonts w:hint="eastAsia"/>
                              </w:rPr>
                            </w:pPr>
                            <w:r>
                              <w:rPr>
                                <w:color w:val="0C4537"/>
                              </w:rPr>
                              <w:t xml:space="preserve">Org. nr. </w:t>
                            </w:r>
                            <w:proofErr w:type="spellStart"/>
                            <w:r>
                              <w:rPr>
                                <w:color w:val="0C4537"/>
                              </w:rPr>
                              <w:t>Nstart</w:t>
                            </w:r>
                            <w:proofErr w:type="spellEnd"/>
                            <w:r>
                              <w:rPr>
                                <w:color w:val="0C4537"/>
                              </w:rPr>
                              <w:t xml:space="preserve"> AB: </w:t>
                            </w:r>
                            <w:proofErr w:type="gramStart"/>
                            <w:r>
                              <w:rPr>
                                <w:color w:val="0C4537"/>
                              </w:rPr>
                              <w:t>556976-4110</w:t>
                            </w:r>
                            <w:proofErr w:type="gramEnd"/>
                          </w:p>
                        </w:txbxContent>
                      </wps:txbx>
                      <wps:bodyPr wrap="square" lIns="0" tIns="0" rIns="0" bIns="0" numCol="3" spcCol="0" anchor="t">
                        <a:noAutofit/>
                      </wps:bodyPr>
                    </wps:wsp>
                    <wps:wsp>
                      <wps:cNvPr id="1073741830" name="Shape 1073741830"/>
                      <wps:cNvSpPr/>
                      <wps:spPr>
                        <a:xfrm>
                          <a:off x="1936952" y="50800"/>
                          <a:ext cx="1886153" cy="287457"/>
                        </a:xfrm>
                        <a:prstGeom prst="rect">
                          <a:avLst/>
                        </a:prstGeom>
                      </wps:spPr>
                      <wps:linkedTxbx id="4" seq="1"/>
                      <wps:bodyPr wrap="square" lIns="0" tIns="0" rIns="0" bIns="0" numCol="3" spcCol="0" anchor="t">
                        <a:noAutofit/>
                      </wps:bodyPr>
                    </wps:wsp>
                    <wps:wsp>
                      <wps:cNvPr id="1073741831" name="Shape 1073741831"/>
                      <wps:cNvSpPr/>
                      <wps:spPr>
                        <a:xfrm>
                          <a:off x="3831057" y="50800"/>
                          <a:ext cx="1886153" cy="287457"/>
                        </a:xfrm>
                        <a:prstGeom prst="rect">
                          <a:avLst/>
                        </a:prstGeom>
                      </wps:spPr>
                      <wps:linkedTxbx id="4" seq="2"/>
                      <wps:bodyPr wrap="square" lIns="0" tIns="0" rIns="0" bIns="0" numCol="3" spcCol="0" anchor="t">
                        <a:noAutofit/>
                      </wps:bodyPr>
                    </wps:wsp>
                  </wpg:wgp>
                </a:graphicData>
              </a:graphic>
            </wp:anchor>
          </w:drawing>
        </mc:Choice>
        <mc:Fallback>
          <w:pict>
            <v:group w14:anchorId="486A5B4F" id="Group 1073741827" o:spid="_x0000_s1030" style="position:absolute;margin-left:0;margin-top:798.05pt;width:453.5pt;height:30.6pt;z-index:-251658238;mso-wrap-distance-left:12pt;mso-wrap-distance-top:12pt;mso-wrap-distance-right:12pt;mso-wrap-distance-bottom:12pt;mso-position-horizontal:left;mso-position-horizontal-relative:margin;mso-position-vertical-relative:page" coordsize="57600,38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">
              <v:rect id="Shape 1073741828" o:spid="_x0000_s1031" style="position:absolute;width:57600;height:3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" filled="f" stroked="f" strokeweight="1pt">
                <v:stroke miterlimit="4"/>
              </v:rect>
              <v:rect id="Shape 1073741829" o:spid="_x0000_s1032" style="position:absolute;left:508;top:508;width:18861;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" filled="f" stroked="f">
                <v:textbox style="mso-next-textbox:#Shape 1073741830" inset="0,0,0,0">
                  <w:txbxContent>
                    <w:p w14:paraId="323B6D30" w14:textId="11D4C37D" w:rsidR="00B733DB" w:rsidRPr="002D69F6" w:rsidRDefault="00B733DB" w:rsidP="00B733DB">
                      <w:pPr>
                        <w:pStyle w:val="Fotnot"/>
                        <w:rPr>
                          <w:rFonts w:hint="eastAsia"/>
                          <w:color w:val="0C4537"/>
                          <w:lang w:val="en-US"/>
                        </w:rPr>
                      </w:pPr>
                      <w:proofErr w:type="spellStart"/>
                      <w:r w:rsidRPr="002D69F6">
                        <w:rPr>
                          <w:color w:val="0C4537"/>
                          <w:lang w:val="en-US"/>
                        </w:rPr>
                        <w:t>Nstart</w:t>
                      </w:r>
                      <w:proofErr w:type="spellEnd"/>
                      <w:r w:rsidRPr="002D69F6">
                        <w:rPr>
                          <w:color w:val="0C4537"/>
                          <w:lang w:val="en-US"/>
                        </w:rPr>
                        <w:t xml:space="preserve"> AB</w:t>
                      </w:r>
                    </w:p>
                    <w:p w14:paraId="2CD8AB06" w14:textId="77777777" w:rsidR="00B733DB" w:rsidRPr="002D69F6" w:rsidRDefault="00B733DB" w:rsidP="00B733DB">
                      <w:pPr>
                        <w:pStyle w:val="Fotnot"/>
                        <w:rPr>
                          <w:rFonts w:hint="eastAsia"/>
                          <w:color w:val="0C4537"/>
                          <w:lang w:val="en-US"/>
                        </w:rPr>
                      </w:pPr>
                      <w:r w:rsidRPr="002D69F6">
                        <w:rPr>
                          <w:color w:val="0C4537"/>
                          <w:lang w:val="en-US"/>
                        </w:rPr>
                        <w:t>Box 5281, 102 46 Stockholm</w:t>
                      </w:r>
                    </w:p>
                    <w:p w14:paraId="0F25BDD4" w14:textId="77777777" w:rsidR="00B733DB" w:rsidRPr="002D69F6" w:rsidRDefault="00B733DB" w:rsidP="00B733DB">
                      <w:pPr>
                        <w:pStyle w:val="Fotnot"/>
                        <w:rPr>
                          <w:rFonts w:hint="eastAsia"/>
                          <w:color w:val="0C4537"/>
                          <w:lang w:val="en-US"/>
                        </w:rPr>
                      </w:pPr>
                      <w:r w:rsidRPr="002D69F6">
                        <w:rPr>
                          <w:color w:val="0C4537"/>
                          <w:lang w:val="en-US"/>
                        </w:rPr>
                        <w:t>Tel: 08-410 203 04</w:t>
                      </w:r>
                    </w:p>
                    <w:p w14:paraId="35F02DC8" w14:textId="77777777" w:rsidR="00B733DB" w:rsidRPr="004A6DE4" w:rsidRDefault="00B733DB" w:rsidP="00B733DB">
                      <w:pPr>
                        <w:pStyle w:val="Fotnot"/>
                        <w:rPr>
                          <w:rFonts w:hint="eastAsia"/>
                          <w:color w:val="0C4537"/>
                        </w:rPr>
                      </w:pPr>
                      <w:r w:rsidRPr="004A6DE4">
                        <w:rPr>
                          <w:color w:val="0C4537"/>
                        </w:rPr>
                        <w:t xml:space="preserve">info@nstart.com | </w:t>
                      </w:r>
                      <w:hyperlink r:id="rId2" w:history="1">
                        <w:r w:rsidRPr="004A6DE4">
                          <w:rPr>
                            <w:rStyle w:val="Hyperlink0"/>
                            <w:color w:val="0C4537"/>
                          </w:rPr>
                          <w:t>nstart.com</w:t>
                        </w:r>
                      </w:hyperlink>
                    </w:p>
                    <w:p w14:paraId="5A191B3C" w14:textId="77777777" w:rsidR="00B733DB" w:rsidRDefault="00B733DB" w:rsidP="00B733DB">
                      <w:pPr>
                        <w:pStyle w:val="Fotnot"/>
                        <w:rPr>
                          <w:rFonts w:hint="eastAsia"/>
                          <w:color w:val="0C4537"/>
                        </w:rPr>
                      </w:pPr>
                      <w:r>
                        <w:rPr>
                          <w:color w:val="0C4537"/>
                        </w:rPr>
                        <w:t>Faktureringsadress: Box 5281, 102 46 Stockholm</w:t>
                      </w:r>
                    </w:p>
                    <w:p w14:paraId="1036B4E0" w14:textId="77777777" w:rsidR="00B733DB" w:rsidRDefault="00B733DB" w:rsidP="00B733DB">
                      <w:pPr>
                        <w:pStyle w:val="Fotnot"/>
                        <w:rPr>
                          <w:rFonts w:hint="eastAsia"/>
                        </w:rPr>
                      </w:pPr>
                      <w:r>
                        <w:rPr>
                          <w:color w:val="0C4537"/>
                        </w:rPr>
                        <w:t xml:space="preserve">Org. nr. </w:t>
                      </w:r>
                      <w:proofErr w:type="spellStart"/>
                      <w:r>
                        <w:rPr>
                          <w:color w:val="0C4537"/>
                        </w:rPr>
                        <w:t>Nstart</w:t>
                      </w:r>
                      <w:proofErr w:type="spellEnd"/>
                      <w:r>
                        <w:rPr>
                          <w:color w:val="0C4537"/>
                        </w:rPr>
                        <w:t xml:space="preserve"> AB: </w:t>
                      </w:r>
                      <w:proofErr w:type="gramStart"/>
                      <w:r>
                        <w:rPr>
                          <w:color w:val="0C4537"/>
                        </w:rPr>
                        <w:t>556976-4110</w:t>
                      </w:r>
                      <w:proofErr w:type="gramEnd"/>
                    </w:p>
                  </w:txbxContent>
                </v:textbox>
              </v:rect>
              <v:rect id="Shape 1073741830" o:spid="_x0000_s1033" style="position:absolute;left:19369;top:508;width:18862;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" filled="f" stroked="f">
                <v:textbox style="mso-next-textbox:#Shape 1073741831" inset="0,0,0,0">
                  <w:txbxContent/>
                </v:textbox>
              </v:rect>
              <v:rect id="Shape 1073741831" o:spid="_x0000_s1034" style="position:absolute;left:38310;top:508;width:18862;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" filled="f" stroked="f">
                <v:textbox inset="0,0,0,0">
                  <w:txbxContent/>
                </v:textbox>
              </v:rect>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92D32" w14:textId="77777777" w:rsidR="00393ABF" w:rsidRDefault="00393ABF">
      <w:r>
        <w:separator/>
      </w:r>
    </w:p>
  </w:footnote>
  <w:footnote w:type="continuationSeparator" w:id="0">
    <w:p w14:paraId="49A64729" w14:textId="77777777" w:rsidR="00393ABF" w:rsidRDefault="00393ABF">
      <w:r>
        <w:continuationSeparator/>
      </w:r>
    </w:p>
  </w:footnote>
  <w:footnote w:type="continuationNotice" w:id="1">
    <w:p w14:paraId="52BBD775" w14:textId="77777777" w:rsidR="00393ABF" w:rsidRDefault="00393A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1DA4" w14:textId="11568644" w:rsidR="00466140" w:rsidRDefault="00466140">
    <w:pPr>
      <w:pStyle w:val="Sidhuvud"/>
    </w:pPr>
    <w:r>
      <w:rPr>
        <w:noProof/>
      </w:rPr>
      <mc:AlternateContent>
        <mc:Choice Requires="wps">
          <w:drawing>
            <wp:anchor distT="0" distB="0" distL="114300" distR="114300" simplePos="0" relativeHeight="251660290" behindDoc="1" locked="0" layoutInCell="1" allowOverlap="1" wp14:anchorId="3F69915B" wp14:editId="01138088">
              <wp:simplePos x="635" y="635"/>
              <wp:positionH relativeFrom="margin">
                <wp:align>center</wp:align>
              </wp:positionH>
              <wp:positionV relativeFrom="margin">
                <wp:align>center</wp:align>
              </wp:positionV>
              <wp:extent cx="443865" cy="443865"/>
              <wp:effectExtent l="0" t="114300" r="0" b="111760"/>
              <wp:wrapNone/>
              <wp:docPr id="1950559363" name="Textruta 11"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49EFBC32" w14:textId="0D139446"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3F69915B" id="_x0000_t202" coordsize="21600,21600" o:spt="202" path="m,l,21600r21600,l21600,xe">
              <v:stroke joinstyle="miter"/>
              <v:path gradientshapeok="t" o:connecttype="rect"/>
            </v:shapetype>
            <v:shape id="Textruta 11" o:spid="_x0000_s1027" type="#_x0000_t202" alt="ÖPPEN" style="position:absolute;margin-left:0;margin-top:0;width:34.95pt;height:34.95pt;rotation:-45;z-index:-251656190;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" filled="f" stroked="f">
              <v:textbox style="mso-fit-shape-to-text:t" inset="0,0,0,0">
                <w:txbxContent>
                  <w:p w14:paraId="49EFBC32" w14:textId="0D139446"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6A2B2" w14:textId="1C36FC92" w:rsidR="009F7337" w:rsidRDefault="00466140">
    <w:r>
      <w:rPr>
        <w:noProof/>
      </w:rPr>
      <mc:AlternateContent>
        <mc:Choice Requires="wps">
          <w:drawing>
            <wp:anchor distT="0" distB="0" distL="114300" distR="114300" simplePos="0" relativeHeight="251661314" behindDoc="1" locked="0" layoutInCell="1" allowOverlap="1" wp14:anchorId="04843739" wp14:editId="31D845D7">
              <wp:simplePos x="0" y="0"/>
              <wp:positionH relativeFrom="margin">
                <wp:align>center</wp:align>
              </wp:positionH>
              <wp:positionV relativeFrom="margin">
                <wp:align>center</wp:align>
              </wp:positionV>
              <wp:extent cx="443865" cy="443865"/>
              <wp:effectExtent l="0" t="114300" r="0" b="111760"/>
              <wp:wrapNone/>
              <wp:docPr id="2100591263" name="Textruta 12"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4966DD63" w14:textId="0A47EB9F"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04843739" id="_x0000_t202" coordsize="21600,21600" o:spt="202" path="m,l,21600r21600,l21600,xe">
              <v:stroke joinstyle="miter"/>
              <v:path gradientshapeok="t" o:connecttype="rect"/>
            </v:shapetype>
            <v:shape id="Textruta 12" o:spid="_x0000_s1028" type="#_x0000_t202" alt="ÖPPEN" style="position:absolute;margin-left:0;margin-top:0;width:34.95pt;height:34.95pt;rotation:-45;z-index:-251655166;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" filled="f" stroked="f">
              <v:textbox style="mso-fit-shape-to-text:t" inset="0,0,0,0">
                <w:txbxContent>
                  <w:p w14:paraId="4966DD63" w14:textId="0A47EB9F"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r w:rsidR="00064CE7">
      <w:rPr>
        <w:noProof/>
      </w:rPr>
      <w:drawing>
        <wp:anchor distT="152400" distB="152400" distL="152400" distR="152400" simplePos="0" relativeHeight="251658241" behindDoc="0" locked="0" layoutInCell="1" allowOverlap="1" wp14:anchorId="61712134" wp14:editId="478CE757">
          <wp:simplePos x="0" y="0"/>
          <wp:positionH relativeFrom="page">
            <wp:posOffset>526112</wp:posOffset>
          </wp:positionH>
          <wp:positionV relativeFrom="page">
            <wp:posOffset>373380</wp:posOffset>
          </wp:positionV>
          <wp:extent cx="847607" cy="239069"/>
          <wp:effectExtent l="0" t="0" r="0" b="0"/>
          <wp:wrapThrough wrapText="bothSides" distL="152400" distR="152400">
            <wp:wrapPolygon edited="1">
              <wp:start x="0" y="0"/>
              <wp:lineTo x="0" y="21586"/>
              <wp:lineTo x="21603" y="21586"/>
              <wp:lineTo x="21603" y="0"/>
              <wp:lineTo x="0" y="0"/>
            </wp:wrapPolygon>
          </wp:wrapThrough>
          <wp:docPr id="1" name="Picture 1" descr="Bild"/>
          <wp:cNvGraphicFramePr/>
          <a:graphic xmlns:a="http://schemas.openxmlformats.org/drawingml/2006/main">
            <a:graphicData uri="http://schemas.openxmlformats.org/drawingml/2006/picture">
              <pic:pic xmlns:pic="http://schemas.openxmlformats.org/drawingml/2006/picture">
                <pic:nvPicPr>
                  <pic:cNvPr id="1073741835" name="Bild" descr="Bild"/>
                  <pic:cNvPicPr>
                    <a:picLocks noChangeAspect="1"/>
                  </pic:cNvPicPr>
                </pic:nvPicPr>
                <pic:blipFill>
                  <a:blip r:embed="rId1"/>
                  <a:srcRect t="5219" b="5219"/>
                  <a:stretch>
                    <a:fillRect/>
                  </a:stretch>
                </pic:blipFill>
                <pic:spPr>
                  <a:xfrm>
                    <a:off x="0" y="0"/>
                    <a:ext cx="847607" cy="239069"/>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120F94">
      <w:rPr>
        <w:noProof/>
      </w:rPr>
      <mc:AlternateContent>
        <mc:Choice Requires="wps">
          <w:drawing>
            <wp:anchor distT="152400" distB="152400" distL="152400" distR="152400" simplePos="0" relativeHeight="251658240" behindDoc="1" locked="0" layoutInCell="1" allowOverlap="1" wp14:anchorId="55C6A2B6" wp14:editId="4A7E7467">
              <wp:simplePos x="0" y="0"/>
              <wp:positionH relativeFrom="page">
                <wp:posOffset>5855516</wp:posOffset>
              </wp:positionH>
              <wp:positionV relativeFrom="page">
                <wp:posOffset>360727</wp:posOffset>
              </wp:positionV>
              <wp:extent cx="1168400" cy="251669"/>
              <wp:effectExtent l="0" t="0" r="0" b="0"/>
              <wp:wrapNone/>
              <wp:docPr id="1073741826" name="Text Box 1073741826" descr="( )…"/>
              <wp:cNvGraphicFramePr/>
              <a:graphic xmlns:a="http://schemas.openxmlformats.org/drawingml/2006/main">
                <a:graphicData uri="http://schemas.microsoft.com/office/word/2010/wordprocessingShape">
                  <wps:wsp>
                    <wps:cNvSpPr txBox="1"/>
                    <wps:spPr>
                      <a:xfrm>
                        <a:off x="0" y="0"/>
                        <a:ext cx="1168400" cy="251669"/>
                      </a:xfrm>
                      <a:prstGeom prst="rect">
                        <a:avLst/>
                      </a:prstGeom>
                      <a:noFill/>
                      <a:ln w="12700" cap="flat">
                        <a:noFill/>
                        <a:miter lim="400000"/>
                      </a:ln>
                      <a:effectLst/>
                    </wps:spPr>
                    <wps:txbx>
                      <w:txbxContent>
                        <w:p w14:paraId="55C6A2C6" w14:textId="77777777" w:rsidR="009F7337" w:rsidRDefault="00214F56">
                          <w:pPr>
                            <w:pStyle w:val="Informationstextsmall"/>
                            <w:jc w:val="right"/>
                            <w:rPr>
                              <w:rFonts w:hint="eastAsia"/>
                            </w:rPr>
                          </w:pPr>
                          <w:r>
                            <w:fldChar w:fldCharType="begin"/>
                          </w:r>
                          <w:r>
                            <w:instrText xml:space="preserve"> PAGE </w:instrText>
                          </w:r>
                          <w:r>
                            <w:fldChar w:fldCharType="separate"/>
                          </w:r>
                          <w:r>
                            <w:t>1</w:t>
                          </w:r>
                          <w:r>
                            <w:fldChar w:fldCharType="end"/>
                          </w:r>
                          <w:r>
                            <w:t>(</w:t>
                          </w:r>
                          <w:r w:rsidR="00603E72">
                            <w:fldChar w:fldCharType="begin"/>
                          </w:r>
                          <w:r w:rsidR="00603E72">
                            <w:instrText xml:space="preserve"> NUMPAGES </w:instrText>
                          </w:r>
                          <w:r w:rsidR="00603E72">
                            <w:fldChar w:fldCharType="separate"/>
                          </w:r>
                          <w:r>
                            <w:t>1</w:t>
                          </w:r>
                          <w:r w:rsidR="00603E72">
                            <w:fldChar w:fldCharType="end"/>
                          </w:r>
                          <w:r>
                            <w:t>)</w:t>
                          </w:r>
                        </w:p>
                        <w:p w14:paraId="55C6A2C7" w14:textId="77777777" w:rsidR="009F7337" w:rsidRDefault="009F7337">
                          <w:pPr>
                            <w:pStyle w:val="Informationstextsmall"/>
                            <w:jc w:val="right"/>
                            <w:rPr>
                              <w:rFonts w:hint="eastAsia"/>
                            </w:rPr>
                          </w:pPr>
                        </w:p>
                        <w:p w14:paraId="55C6A2C9" w14:textId="2D91F40F" w:rsidR="009F7337" w:rsidRDefault="009F7337">
                          <w:pPr>
                            <w:pStyle w:val="Informationstextlarge"/>
                            <w:rPr>
                              <w:rFonts w:hint="eastAsia"/>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5C6A2B6" id="Text Box 1073741826" o:spid="_x0000_s1029" type="#_x0000_t202" alt="( )…" style="position:absolute;margin-left:461.05pt;margin-top:28.4pt;width:92pt;height:19.8pt;z-index:-25165824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" filled="f" stroked="f" strokeweight="1pt">
              <v:stroke miterlimit="4"/>
              <v:textbox inset="4pt,4pt,4pt,4pt">
                <w:txbxContent>
                  <w:p w14:paraId="55C6A2C6" w14:textId="77777777" w:rsidR="009F7337" w:rsidRDefault="00214F56">
                    <w:pPr>
                      <w:pStyle w:val="Informationstextsmall"/>
                      <w:jc w:val="right"/>
                      <w:rPr>
                        <w:rFonts w:hint="eastAsia"/>
                      </w:rPr>
                    </w:pPr>
                    <w:r>
                      <w:fldChar w:fldCharType="begin"/>
                    </w:r>
                    <w:r>
                      <w:instrText xml:space="preserve"> PAGE </w:instrText>
                    </w:r>
                    <w:r>
                      <w:fldChar w:fldCharType="separate"/>
                    </w:r>
                    <w:r>
                      <w:t>1</w:t>
                    </w:r>
                    <w:r>
                      <w:fldChar w:fldCharType="end"/>
                    </w:r>
                    <w:r>
                      <w:t>(</w:t>
                    </w:r>
                    <w:r w:rsidR="00603E72">
                      <w:fldChar w:fldCharType="begin"/>
                    </w:r>
                    <w:r w:rsidR="00603E72">
                      <w:instrText xml:space="preserve"> NUMPAGES </w:instrText>
                    </w:r>
                    <w:r w:rsidR="00603E72">
                      <w:fldChar w:fldCharType="separate"/>
                    </w:r>
                    <w:r>
                      <w:t>1</w:t>
                    </w:r>
                    <w:r w:rsidR="00603E72">
                      <w:fldChar w:fldCharType="end"/>
                    </w:r>
                    <w:r>
                      <w:t>)</w:t>
                    </w:r>
                  </w:p>
                  <w:p w14:paraId="55C6A2C7" w14:textId="77777777" w:rsidR="009F7337" w:rsidRDefault="009F7337">
                    <w:pPr>
                      <w:pStyle w:val="Informationstextsmall"/>
                      <w:jc w:val="right"/>
                      <w:rPr>
                        <w:rFonts w:hint="eastAsia"/>
                      </w:rPr>
                    </w:pPr>
                  </w:p>
                  <w:p w14:paraId="55C6A2C9" w14:textId="2D91F40F" w:rsidR="009F7337" w:rsidRDefault="009F7337">
                    <w:pPr>
                      <w:pStyle w:val="Informationstextlarge"/>
                      <w:rPr>
                        <w:rFonts w:hint="eastAsia"/>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1067" w14:textId="227816C5" w:rsidR="00466140" w:rsidRDefault="00466140">
    <w:pPr>
      <w:pStyle w:val="Sidhuvud"/>
    </w:pPr>
    <w:r>
      <w:rPr>
        <w:noProof/>
      </w:rPr>
      <mc:AlternateContent>
        <mc:Choice Requires="wps">
          <w:drawing>
            <wp:anchor distT="0" distB="0" distL="114300" distR="114300" simplePos="0" relativeHeight="251659266" behindDoc="1" locked="0" layoutInCell="1" allowOverlap="1" wp14:anchorId="740E4C3E" wp14:editId="7363B64C">
              <wp:simplePos x="635" y="635"/>
              <wp:positionH relativeFrom="margin">
                <wp:align>center</wp:align>
              </wp:positionH>
              <wp:positionV relativeFrom="margin">
                <wp:align>center</wp:align>
              </wp:positionV>
              <wp:extent cx="443865" cy="443865"/>
              <wp:effectExtent l="0" t="114300" r="0" b="111760"/>
              <wp:wrapNone/>
              <wp:docPr id="510916578" name="Textruta 10"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23ACF2A5" w14:textId="3CE57012"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740E4C3E" id="_x0000_t202" coordsize="21600,21600" o:spt="202" path="m,l,21600r21600,l21600,xe">
              <v:stroke joinstyle="miter"/>
              <v:path gradientshapeok="t" o:connecttype="rect"/>
            </v:shapetype>
            <v:shape id="Textruta 10" o:spid="_x0000_s1035" type="#_x0000_t202" alt="ÖPPEN" style="position:absolute;margin-left:0;margin-top:0;width:34.95pt;height:34.95pt;rotation:-45;z-index:-251657214;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" filled="f" stroked="f">
              <v:textbox style="mso-fit-shape-to-text:t" inset="0,0,0,0">
                <w:txbxContent>
                  <w:p w14:paraId="23ACF2A5" w14:textId="3CE57012"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64C4"/>
    <w:multiLevelType w:val="multilevel"/>
    <w:tmpl w:val="14B4A75E"/>
    <w:lvl w:ilvl="0">
      <w:start w:val="4"/>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8137186"/>
    <w:multiLevelType w:val="hybridMultilevel"/>
    <w:tmpl w:val="8D767DAC"/>
    <w:lvl w:ilvl="0" w:tplc="87589CDE">
      <w:start w:val="14"/>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3B527E2"/>
    <w:multiLevelType w:val="multilevel"/>
    <w:tmpl w:val="37320AE2"/>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5B047A"/>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D167D14"/>
    <w:multiLevelType w:val="hybridMultilevel"/>
    <w:tmpl w:val="A62450B6"/>
    <w:lvl w:ilvl="0" w:tplc="041D000F">
      <w:start w:val="4"/>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9D87EA5"/>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EE40DB6"/>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47E1019"/>
    <w:multiLevelType w:val="hybridMultilevel"/>
    <w:tmpl w:val="8D00DA60"/>
    <w:lvl w:ilvl="0" w:tplc="C3DC48F6">
      <w:start w:val="25"/>
      <w:numFmt w:val="decimal"/>
      <w:lvlText w:val="%1."/>
      <w:lvlJc w:val="left"/>
      <w:pPr>
        <w:ind w:left="1120" w:hanging="40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8" w15:restartNumberingAfterBreak="0">
    <w:nsid w:val="45592E87"/>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092398F"/>
    <w:multiLevelType w:val="hybridMultilevel"/>
    <w:tmpl w:val="ACE45408"/>
    <w:styleLink w:val="Punkt"/>
    <w:lvl w:ilvl="0" w:tplc="0C126A44">
      <w:start w:val="1"/>
      <w:numFmt w:val="bullet"/>
      <w:lvlText w:val="•"/>
      <w:lvlJc w:val="left"/>
      <w:pPr>
        <w:ind w:left="312" w:hanging="312"/>
      </w:pPr>
      <w:rPr>
        <w:rFonts w:hAnsi="Arial Unicode MS"/>
        <w:caps w:val="0"/>
        <w:smallCaps w:val="0"/>
        <w:strike w:val="0"/>
        <w:dstrike w:val="0"/>
        <w:outline w:val="0"/>
        <w:emboss w:val="0"/>
        <w:imprint w:val="0"/>
        <w:spacing w:val="0"/>
        <w:w w:val="100"/>
        <w:kern w:val="0"/>
        <w:position w:val="-2"/>
        <w:highlight w:val="none"/>
        <w:vertAlign w:val="baseline"/>
      </w:rPr>
    </w:lvl>
    <w:lvl w:ilvl="1" w:tplc="1F324D4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07A0D3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99864DD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D7C1F6A">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71A541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D682228">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B89CCCA8">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D56C898">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0" w15:restartNumberingAfterBreak="0">
    <w:nsid w:val="75436F54"/>
    <w:multiLevelType w:val="multilevel"/>
    <w:tmpl w:val="59CA27DA"/>
    <w:lvl w:ilvl="0">
      <w:start w:val="11"/>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B9F4D1B"/>
    <w:multiLevelType w:val="hybridMultilevel"/>
    <w:tmpl w:val="8BCA6056"/>
    <w:lvl w:ilvl="0" w:tplc="FBA45D58">
      <w:start w:val="6"/>
      <w:numFmt w:val="bullet"/>
      <w:lvlText w:val="-"/>
      <w:lvlJc w:val="left"/>
      <w:pPr>
        <w:ind w:left="720" w:hanging="360"/>
      </w:pPr>
      <w:rPr>
        <w:rFonts w:ascii="Times New Roman" w:eastAsia="Arial Unicode MS"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664240116">
    <w:abstractNumId w:val="9"/>
  </w:num>
  <w:num w:numId="2" w16cid:durableId="488330821">
    <w:abstractNumId w:val="2"/>
  </w:num>
  <w:num w:numId="3" w16cid:durableId="1315523081">
    <w:abstractNumId w:val="11"/>
  </w:num>
  <w:num w:numId="4" w16cid:durableId="1150487527">
    <w:abstractNumId w:val="4"/>
  </w:num>
  <w:num w:numId="5" w16cid:durableId="575211441">
    <w:abstractNumId w:val="0"/>
  </w:num>
  <w:num w:numId="6" w16cid:durableId="1915701060">
    <w:abstractNumId w:val="8"/>
  </w:num>
  <w:num w:numId="7" w16cid:durableId="567879888">
    <w:abstractNumId w:val="10"/>
  </w:num>
  <w:num w:numId="8" w16cid:durableId="1120495695">
    <w:abstractNumId w:val="5"/>
  </w:num>
  <w:num w:numId="9" w16cid:durableId="1781292080">
    <w:abstractNumId w:val="3"/>
  </w:num>
  <w:num w:numId="10" w16cid:durableId="838160117">
    <w:abstractNumId w:val="6"/>
  </w:num>
  <w:num w:numId="11" w16cid:durableId="1232883571">
    <w:abstractNumId w:val="1"/>
  </w:num>
  <w:num w:numId="12" w16cid:durableId="338968895">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s Nilsson">
    <w15:presenceInfo w15:providerId="AD" w15:userId="S::andreas.nilsson@nstart.com::168b2572-77a3-45cd-861a-9fb392c1f4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337"/>
    <w:rsid w:val="000015E8"/>
    <w:rsid w:val="00002EC5"/>
    <w:rsid w:val="00002FA2"/>
    <w:rsid w:val="00003063"/>
    <w:rsid w:val="0000355D"/>
    <w:rsid w:val="00003A64"/>
    <w:rsid w:val="00003B62"/>
    <w:rsid w:val="000040F6"/>
    <w:rsid w:val="0001134C"/>
    <w:rsid w:val="00012271"/>
    <w:rsid w:val="00016AA0"/>
    <w:rsid w:val="00017B17"/>
    <w:rsid w:val="00021B32"/>
    <w:rsid w:val="000271BF"/>
    <w:rsid w:val="00027525"/>
    <w:rsid w:val="000308E3"/>
    <w:rsid w:val="00031853"/>
    <w:rsid w:val="00032CCE"/>
    <w:rsid w:val="000368F9"/>
    <w:rsid w:val="000373DC"/>
    <w:rsid w:val="00041989"/>
    <w:rsid w:val="00044F40"/>
    <w:rsid w:val="0004522C"/>
    <w:rsid w:val="000460C6"/>
    <w:rsid w:val="00046119"/>
    <w:rsid w:val="00046F29"/>
    <w:rsid w:val="000470C5"/>
    <w:rsid w:val="000506CD"/>
    <w:rsid w:val="000539B1"/>
    <w:rsid w:val="00054460"/>
    <w:rsid w:val="00056CF2"/>
    <w:rsid w:val="00064CE7"/>
    <w:rsid w:val="00065AEB"/>
    <w:rsid w:val="0006629D"/>
    <w:rsid w:val="000730DF"/>
    <w:rsid w:val="000749BD"/>
    <w:rsid w:val="00080477"/>
    <w:rsid w:val="000811F6"/>
    <w:rsid w:val="00081DCC"/>
    <w:rsid w:val="000825B2"/>
    <w:rsid w:val="00083103"/>
    <w:rsid w:val="00084C00"/>
    <w:rsid w:val="000851A5"/>
    <w:rsid w:val="00085324"/>
    <w:rsid w:val="000856BB"/>
    <w:rsid w:val="00087548"/>
    <w:rsid w:val="00090586"/>
    <w:rsid w:val="0009304B"/>
    <w:rsid w:val="0009604C"/>
    <w:rsid w:val="000978CF"/>
    <w:rsid w:val="00097BCD"/>
    <w:rsid w:val="000A015A"/>
    <w:rsid w:val="000A2019"/>
    <w:rsid w:val="000A25F6"/>
    <w:rsid w:val="000A5644"/>
    <w:rsid w:val="000A6999"/>
    <w:rsid w:val="000A7CA3"/>
    <w:rsid w:val="000B051A"/>
    <w:rsid w:val="000B1D0F"/>
    <w:rsid w:val="000B2583"/>
    <w:rsid w:val="000B35D5"/>
    <w:rsid w:val="000B43CD"/>
    <w:rsid w:val="000B5831"/>
    <w:rsid w:val="000B68B2"/>
    <w:rsid w:val="000B72D4"/>
    <w:rsid w:val="000C17CC"/>
    <w:rsid w:val="000C6F4D"/>
    <w:rsid w:val="000C76E1"/>
    <w:rsid w:val="000D1FF8"/>
    <w:rsid w:val="000D3EE6"/>
    <w:rsid w:val="000E1358"/>
    <w:rsid w:val="000E1BD4"/>
    <w:rsid w:val="000E2448"/>
    <w:rsid w:val="000E4BCA"/>
    <w:rsid w:val="000E5534"/>
    <w:rsid w:val="000E55D6"/>
    <w:rsid w:val="000E65AD"/>
    <w:rsid w:val="000E72B1"/>
    <w:rsid w:val="000F005A"/>
    <w:rsid w:val="000F01FD"/>
    <w:rsid w:val="000F4C38"/>
    <w:rsid w:val="00100100"/>
    <w:rsid w:val="00102BD0"/>
    <w:rsid w:val="00103A2B"/>
    <w:rsid w:val="001060C3"/>
    <w:rsid w:val="001073BF"/>
    <w:rsid w:val="00107688"/>
    <w:rsid w:val="0011303E"/>
    <w:rsid w:val="001143A6"/>
    <w:rsid w:val="00116A17"/>
    <w:rsid w:val="0011719E"/>
    <w:rsid w:val="0011730C"/>
    <w:rsid w:val="001178AE"/>
    <w:rsid w:val="00120665"/>
    <w:rsid w:val="00120F94"/>
    <w:rsid w:val="0012726E"/>
    <w:rsid w:val="001314BF"/>
    <w:rsid w:val="0013695A"/>
    <w:rsid w:val="00137B00"/>
    <w:rsid w:val="00137E3D"/>
    <w:rsid w:val="00140BD1"/>
    <w:rsid w:val="00144266"/>
    <w:rsid w:val="0014524C"/>
    <w:rsid w:val="00146B87"/>
    <w:rsid w:val="00150C64"/>
    <w:rsid w:val="001545F7"/>
    <w:rsid w:val="0015554C"/>
    <w:rsid w:val="00156304"/>
    <w:rsid w:val="0015788B"/>
    <w:rsid w:val="00161632"/>
    <w:rsid w:val="001622C8"/>
    <w:rsid w:val="001642C2"/>
    <w:rsid w:val="00166587"/>
    <w:rsid w:val="00166D6A"/>
    <w:rsid w:val="00166DB0"/>
    <w:rsid w:val="001703A4"/>
    <w:rsid w:val="0017147A"/>
    <w:rsid w:val="00171BFF"/>
    <w:rsid w:val="001727D2"/>
    <w:rsid w:val="00174ADC"/>
    <w:rsid w:val="001754B6"/>
    <w:rsid w:val="001761EF"/>
    <w:rsid w:val="00181F9E"/>
    <w:rsid w:val="00184208"/>
    <w:rsid w:val="00184693"/>
    <w:rsid w:val="0019282C"/>
    <w:rsid w:val="00195F8F"/>
    <w:rsid w:val="0019702C"/>
    <w:rsid w:val="001A3020"/>
    <w:rsid w:val="001A3413"/>
    <w:rsid w:val="001A4384"/>
    <w:rsid w:val="001A5F6B"/>
    <w:rsid w:val="001B1BAA"/>
    <w:rsid w:val="001B2E57"/>
    <w:rsid w:val="001B46C6"/>
    <w:rsid w:val="001C2926"/>
    <w:rsid w:val="001C45AC"/>
    <w:rsid w:val="001C4EF1"/>
    <w:rsid w:val="001C6DA5"/>
    <w:rsid w:val="001C71FF"/>
    <w:rsid w:val="001D0820"/>
    <w:rsid w:val="001D343C"/>
    <w:rsid w:val="001D47D9"/>
    <w:rsid w:val="001D6072"/>
    <w:rsid w:val="001D6FA1"/>
    <w:rsid w:val="001D79F0"/>
    <w:rsid w:val="001E0DFC"/>
    <w:rsid w:val="00200662"/>
    <w:rsid w:val="00200EE6"/>
    <w:rsid w:val="002017C2"/>
    <w:rsid w:val="00201F2F"/>
    <w:rsid w:val="00202628"/>
    <w:rsid w:val="002040FA"/>
    <w:rsid w:val="002064A0"/>
    <w:rsid w:val="0021032A"/>
    <w:rsid w:val="00211499"/>
    <w:rsid w:val="0021319D"/>
    <w:rsid w:val="00214F56"/>
    <w:rsid w:val="002208D2"/>
    <w:rsid w:val="00224119"/>
    <w:rsid w:val="00225A24"/>
    <w:rsid w:val="00227CB6"/>
    <w:rsid w:val="002301CE"/>
    <w:rsid w:val="00232D1D"/>
    <w:rsid w:val="0023353A"/>
    <w:rsid w:val="00234B0C"/>
    <w:rsid w:val="002377A8"/>
    <w:rsid w:val="00242C9C"/>
    <w:rsid w:val="002433CD"/>
    <w:rsid w:val="002505D9"/>
    <w:rsid w:val="0025085D"/>
    <w:rsid w:val="002511D6"/>
    <w:rsid w:val="002556C6"/>
    <w:rsid w:val="0025666B"/>
    <w:rsid w:val="00256A94"/>
    <w:rsid w:val="002574B0"/>
    <w:rsid w:val="00261A02"/>
    <w:rsid w:val="002651A4"/>
    <w:rsid w:val="00266D4E"/>
    <w:rsid w:val="00271BFE"/>
    <w:rsid w:val="002733AA"/>
    <w:rsid w:val="0027396A"/>
    <w:rsid w:val="00276DA7"/>
    <w:rsid w:val="002815CB"/>
    <w:rsid w:val="00281D33"/>
    <w:rsid w:val="002952AD"/>
    <w:rsid w:val="00296BB7"/>
    <w:rsid w:val="00297E93"/>
    <w:rsid w:val="002A16AA"/>
    <w:rsid w:val="002A1C5B"/>
    <w:rsid w:val="002A42F5"/>
    <w:rsid w:val="002A500A"/>
    <w:rsid w:val="002A57B1"/>
    <w:rsid w:val="002A69C9"/>
    <w:rsid w:val="002B04E5"/>
    <w:rsid w:val="002B23E6"/>
    <w:rsid w:val="002B24A6"/>
    <w:rsid w:val="002B6802"/>
    <w:rsid w:val="002B788F"/>
    <w:rsid w:val="002C2B7A"/>
    <w:rsid w:val="002C356C"/>
    <w:rsid w:val="002C38A9"/>
    <w:rsid w:val="002C521E"/>
    <w:rsid w:val="002C627E"/>
    <w:rsid w:val="002C6647"/>
    <w:rsid w:val="002C6C55"/>
    <w:rsid w:val="002D2D92"/>
    <w:rsid w:val="002D308F"/>
    <w:rsid w:val="002D3F44"/>
    <w:rsid w:val="002D628E"/>
    <w:rsid w:val="002D64E9"/>
    <w:rsid w:val="002D6518"/>
    <w:rsid w:val="002D69F6"/>
    <w:rsid w:val="002D75F9"/>
    <w:rsid w:val="002D76A6"/>
    <w:rsid w:val="002E0848"/>
    <w:rsid w:val="002E2477"/>
    <w:rsid w:val="002E33DC"/>
    <w:rsid w:val="002E393C"/>
    <w:rsid w:val="002E6AC3"/>
    <w:rsid w:val="002E76C7"/>
    <w:rsid w:val="002F0C87"/>
    <w:rsid w:val="002F1244"/>
    <w:rsid w:val="002F254B"/>
    <w:rsid w:val="00302AB4"/>
    <w:rsid w:val="00302F2C"/>
    <w:rsid w:val="0030372C"/>
    <w:rsid w:val="00304634"/>
    <w:rsid w:val="00307384"/>
    <w:rsid w:val="003103EE"/>
    <w:rsid w:val="00310986"/>
    <w:rsid w:val="0031267D"/>
    <w:rsid w:val="00314797"/>
    <w:rsid w:val="00315519"/>
    <w:rsid w:val="003166C6"/>
    <w:rsid w:val="003216AA"/>
    <w:rsid w:val="00321967"/>
    <w:rsid w:val="00321E4B"/>
    <w:rsid w:val="00324C81"/>
    <w:rsid w:val="00326C60"/>
    <w:rsid w:val="0033396F"/>
    <w:rsid w:val="00333C56"/>
    <w:rsid w:val="00341DDA"/>
    <w:rsid w:val="00343A5F"/>
    <w:rsid w:val="00345E39"/>
    <w:rsid w:val="00346639"/>
    <w:rsid w:val="003522FA"/>
    <w:rsid w:val="00352B7F"/>
    <w:rsid w:val="0036033B"/>
    <w:rsid w:val="003620D5"/>
    <w:rsid w:val="003620DD"/>
    <w:rsid w:val="00364B84"/>
    <w:rsid w:val="0036699D"/>
    <w:rsid w:val="00367A23"/>
    <w:rsid w:val="003704B8"/>
    <w:rsid w:val="003707CF"/>
    <w:rsid w:val="00374A5A"/>
    <w:rsid w:val="00374B59"/>
    <w:rsid w:val="00374E75"/>
    <w:rsid w:val="00375678"/>
    <w:rsid w:val="0038149A"/>
    <w:rsid w:val="00382067"/>
    <w:rsid w:val="003838FE"/>
    <w:rsid w:val="00383E75"/>
    <w:rsid w:val="0038628D"/>
    <w:rsid w:val="00386800"/>
    <w:rsid w:val="003923EF"/>
    <w:rsid w:val="00393ABF"/>
    <w:rsid w:val="00395DC2"/>
    <w:rsid w:val="003A0BA9"/>
    <w:rsid w:val="003A1B53"/>
    <w:rsid w:val="003A57C2"/>
    <w:rsid w:val="003A5DA0"/>
    <w:rsid w:val="003A62BD"/>
    <w:rsid w:val="003B1D88"/>
    <w:rsid w:val="003B37EE"/>
    <w:rsid w:val="003B3D7E"/>
    <w:rsid w:val="003C1465"/>
    <w:rsid w:val="003C4595"/>
    <w:rsid w:val="003D2B00"/>
    <w:rsid w:val="003D657C"/>
    <w:rsid w:val="003E4B2E"/>
    <w:rsid w:val="003E5763"/>
    <w:rsid w:val="003F1311"/>
    <w:rsid w:val="003F1609"/>
    <w:rsid w:val="003F4897"/>
    <w:rsid w:val="003F49AC"/>
    <w:rsid w:val="003F645B"/>
    <w:rsid w:val="003F77EA"/>
    <w:rsid w:val="00400786"/>
    <w:rsid w:val="00402034"/>
    <w:rsid w:val="0040306F"/>
    <w:rsid w:val="00405BB7"/>
    <w:rsid w:val="0040690A"/>
    <w:rsid w:val="00406EC3"/>
    <w:rsid w:val="00407F33"/>
    <w:rsid w:val="00411404"/>
    <w:rsid w:val="004136CC"/>
    <w:rsid w:val="004143E6"/>
    <w:rsid w:val="004165F6"/>
    <w:rsid w:val="00420FFA"/>
    <w:rsid w:val="00424F42"/>
    <w:rsid w:val="004258E7"/>
    <w:rsid w:val="0043232F"/>
    <w:rsid w:val="0043267F"/>
    <w:rsid w:val="004352BF"/>
    <w:rsid w:val="00437419"/>
    <w:rsid w:val="00442357"/>
    <w:rsid w:val="004462FC"/>
    <w:rsid w:val="00450CA0"/>
    <w:rsid w:val="00451742"/>
    <w:rsid w:val="004528CF"/>
    <w:rsid w:val="00453F9D"/>
    <w:rsid w:val="004611A9"/>
    <w:rsid w:val="00466140"/>
    <w:rsid w:val="0046655D"/>
    <w:rsid w:val="0046659A"/>
    <w:rsid w:val="004666B9"/>
    <w:rsid w:val="004718F7"/>
    <w:rsid w:val="00471F7F"/>
    <w:rsid w:val="00472D15"/>
    <w:rsid w:val="0047347D"/>
    <w:rsid w:val="004741E6"/>
    <w:rsid w:val="00475322"/>
    <w:rsid w:val="00475730"/>
    <w:rsid w:val="004757D5"/>
    <w:rsid w:val="00475FBB"/>
    <w:rsid w:val="00476232"/>
    <w:rsid w:val="00480E9C"/>
    <w:rsid w:val="004821A2"/>
    <w:rsid w:val="00482AEF"/>
    <w:rsid w:val="00482D43"/>
    <w:rsid w:val="004847B8"/>
    <w:rsid w:val="004853D8"/>
    <w:rsid w:val="00486DD0"/>
    <w:rsid w:val="00487663"/>
    <w:rsid w:val="00491199"/>
    <w:rsid w:val="00491A70"/>
    <w:rsid w:val="00494B12"/>
    <w:rsid w:val="00496203"/>
    <w:rsid w:val="00496261"/>
    <w:rsid w:val="00496506"/>
    <w:rsid w:val="0049667D"/>
    <w:rsid w:val="00496F55"/>
    <w:rsid w:val="004A2AAF"/>
    <w:rsid w:val="004A2DDB"/>
    <w:rsid w:val="004A4750"/>
    <w:rsid w:val="004A6DE4"/>
    <w:rsid w:val="004A7334"/>
    <w:rsid w:val="004A7536"/>
    <w:rsid w:val="004B2779"/>
    <w:rsid w:val="004B2873"/>
    <w:rsid w:val="004B53FF"/>
    <w:rsid w:val="004B5995"/>
    <w:rsid w:val="004B6C53"/>
    <w:rsid w:val="004C256D"/>
    <w:rsid w:val="004C7CCF"/>
    <w:rsid w:val="004D0831"/>
    <w:rsid w:val="004D181C"/>
    <w:rsid w:val="004D3551"/>
    <w:rsid w:val="004D629D"/>
    <w:rsid w:val="004D6D15"/>
    <w:rsid w:val="004E0B01"/>
    <w:rsid w:val="004E0F21"/>
    <w:rsid w:val="004E21AF"/>
    <w:rsid w:val="004E6F94"/>
    <w:rsid w:val="004E7F41"/>
    <w:rsid w:val="004F13FB"/>
    <w:rsid w:val="00500298"/>
    <w:rsid w:val="005111F4"/>
    <w:rsid w:val="00511885"/>
    <w:rsid w:val="00514E61"/>
    <w:rsid w:val="00515A29"/>
    <w:rsid w:val="00516C41"/>
    <w:rsid w:val="005219C7"/>
    <w:rsid w:val="00521CDF"/>
    <w:rsid w:val="00525BB1"/>
    <w:rsid w:val="005323FB"/>
    <w:rsid w:val="0053476A"/>
    <w:rsid w:val="00540F26"/>
    <w:rsid w:val="00540FD3"/>
    <w:rsid w:val="00542C27"/>
    <w:rsid w:val="00544020"/>
    <w:rsid w:val="00545452"/>
    <w:rsid w:val="00545996"/>
    <w:rsid w:val="005517A7"/>
    <w:rsid w:val="00551838"/>
    <w:rsid w:val="00552644"/>
    <w:rsid w:val="005558DC"/>
    <w:rsid w:val="005566A5"/>
    <w:rsid w:val="00556D1C"/>
    <w:rsid w:val="00560906"/>
    <w:rsid w:val="00560DBD"/>
    <w:rsid w:val="00563A4F"/>
    <w:rsid w:val="005657EF"/>
    <w:rsid w:val="00571231"/>
    <w:rsid w:val="0057179D"/>
    <w:rsid w:val="005721F5"/>
    <w:rsid w:val="00580778"/>
    <w:rsid w:val="00580F5F"/>
    <w:rsid w:val="00581DA3"/>
    <w:rsid w:val="00581F2B"/>
    <w:rsid w:val="00585A24"/>
    <w:rsid w:val="00585E6B"/>
    <w:rsid w:val="00586B7F"/>
    <w:rsid w:val="00590FEF"/>
    <w:rsid w:val="00592584"/>
    <w:rsid w:val="005A05B7"/>
    <w:rsid w:val="005A23DE"/>
    <w:rsid w:val="005A2ADF"/>
    <w:rsid w:val="005A3E87"/>
    <w:rsid w:val="005A7C4E"/>
    <w:rsid w:val="005B221D"/>
    <w:rsid w:val="005B2BDB"/>
    <w:rsid w:val="005B762D"/>
    <w:rsid w:val="005C0C52"/>
    <w:rsid w:val="005C20D0"/>
    <w:rsid w:val="005C3188"/>
    <w:rsid w:val="005C51C2"/>
    <w:rsid w:val="005D44CF"/>
    <w:rsid w:val="005D5871"/>
    <w:rsid w:val="005D7D38"/>
    <w:rsid w:val="005E4497"/>
    <w:rsid w:val="005E5649"/>
    <w:rsid w:val="005E6091"/>
    <w:rsid w:val="005F0341"/>
    <w:rsid w:val="005F0A9A"/>
    <w:rsid w:val="005F0D27"/>
    <w:rsid w:val="005F1103"/>
    <w:rsid w:val="005F33E3"/>
    <w:rsid w:val="005F34BA"/>
    <w:rsid w:val="005F6DD3"/>
    <w:rsid w:val="00602F08"/>
    <w:rsid w:val="00603E72"/>
    <w:rsid w:val="00604C6B"/>
    <w:rsid w:val="00607C04"/>
    <w:rsid w:val="00610E8A"/>
    <w:rsid w:val="00610FE6"/>
    <w:rsid w:val="006134D9"/>
    <w:rsid w:val="00614CD6"/>
    <w:rsid w:val="00621456"/>
    <w:rsid w:val="00622E1B"/>
    <w:rsid w:val="00625D75"/>
    <w:rsid w:val="00630FE2"/>
    <w:rsid w:val="0063162F"/>
    <w:rsid w:val="006333F5"/>
    <w:rsid w:val="00635AAF"/>
    <w:rsid w:val="00637D3A"/>
    <w:rsid w:val="00640448"/>
    <w:rsid w:val="00640E1F"/>
    <w:rsid w:val="00641645"/>
    <w:rsid w:val="0064230C"/>
    <w:rsid w:val="0064292E"/>
    <w:rsid w:val="006477B0"/>
    <w:rsid w:val="00647CDF"/>
    <w:rsid w:val="00652ABA"/>
    <w:rsid w:val="0065547B"/>
    <w:rsid w:val="00655A64"/>
    <w:rsid w:val="00656FEB"/>
    <w:rsid w:val="00657A48"/>
    <w:rsid w:val="006616DF"/>
    <w:rsid w:val="00665FC9"/>
    <w:rsid w:val="0066614C"/>
    <w:rsid w:val="006711B1"/>
    <w:rsid w:val="00671788"/>
    <w:rsid w:val="006759C5"/>
    <w:rsid w:val="006777CB"/>
    <w:rsid w:val="00677905"/>
    <w:rsid w:val="0067790F"/>
    <w:rsid w:val="0068004E"/>
    <w:rsid w:val="00682481"/>
    <w:rsid w:val="00682929"/>
    <w:rsid w:val="00683438"/>
    <w:rsid w:val="006839FF"/>
    <w:rsid w:val="0068656A"/>
    <w:rsid w:val="006866AE"/>
    <w:rsid w:val="00686D8F"/>
    <w:rsid w:val="006936CA"/>
    <w:rsid w:val="00695DB0"/>
    <w:rsid w:val="00696146"/>
    <w:rsid w:val="00696B24"/>
    <w:rsid w:val="006974C6"/>
    <w:rsid w:val="006A4082"/>
    <w:rsid w:val="006A5647"/>
    <w:rsid w:val="006A6241"/>
    <w:rsid w:val="006B094B"/>
    <w:rsid w:val="006B1062"/>
    <w:rsid w:val="006B2515"/>
    <w:rsid w:val="006B4F2E"/>
    <w:rsid w:val="006C56AA"/>
    <w:rsid w:val="006C6160"/>
    <w:rsid w:val="006C655B"/>
    <w:rsid w:val="006D1411"/>
    <w:rsid w:val="006D147E"/>
    <w:rsid w:val="006D26A6"/>
    <w:rsid w:val="006D33EF"/>
    <w:rsid w:val="006D4E31"/>
    <w:rsid w:val="006D5660"/>
    <w:rsid w:val="006E02AA"/>
    <w:rsid w:val="006E3A76"/>
    <w:rsid w:val="006E45F0"/>
    <w:rsid w:val="006E4BC3"/>
    <w:rsid w:val="006E51A2"/>
    <w:rsid w:val="006E59F4"/>
    <w:rsid w:val="006E5DB5"/>
    <w:rsid w:val="006E6C57"/>
    <w:rsid w:val="006F19CA"/>
    <w:rsid w:val="006F2B9D"/>
    <w:rsid w:val="006F4D1C"/>
    <w:rsid w:val="006F5735"/>
    <w:rsid w:val="006F5C0E"/>
    <w:rsid w:val="00700ADE"/>
    <w:rsid w:val="007015E7"/>
    <w:rsid w:val="00702CCD"/>
    <w:rsid w:val="007030DE"/>
    <w:rsid w:val="00703C5C"/>
    <w:rsid w:val="00703D5F"/>
    <w:rsid w:val="00705B55"/>
    <w:rsid w:val="00707BA6"/>
    <w:rsid w:val="007124E2"/>
    <w:rsid w:val="0071261B"/>
    <w:rsid w:val="00713C0F"/>
    <w:rsid w:val="007151B0"/>
    <w:rsid w:val="00720AC7"/>
    <w:rsid w:val="0072388D"/>
    <w:rsid w:val="00724F68"/>
    <w:rsid w:val="00724FDC"/>
    <w:rsid w:val="00725B0D"/>
    <w:rsid w:val="00726011"/>
    <w:rsid w:val="007303CE"/>
    <w:rsid w:val="007361A4"/>
    <w:rsid w:val="00736D72"/>
    <w:rsid w:val="007409F8"/>
    <w:rsid w:val="0074405B"/>
    <w:rsid w:val="00744DB9"/>
    <w:rsid w:val="00746BD0"/>
    <w:rsid w:val="00751119"/>
    <w:rsid w:val="00754BAC"/>
    <w:rsid w:val="00754FEF"/>
    <w:rsid w:val="0076191C"/>
    <w:rsid w:val="007652D5"/>
    <w:rsid w:val="00765759"/>
    <w:rsid w:val="0076616A"/>
    <w:rsid w:val="00766B8C"/>
    <w:rsid w:val="0077171B"/>
    <w:rsid w:val="00771CE3"/>
    <w:rsid w:val="00774AA6"/>
    <w:rsid w:val="00776159"/>
    <w:rsid w:val="00782EC6"/>
    <w:rsid w:val="0078621C"/>
    <w:rsid w:val="00787561"/>
    <w:rsid w:val="007904AC"/>
    <w:rsid w:val="007910CE"/>
    <w:rsid w:val="00792968"/>
    <w:rsid w:val="00794FAD"/>
    <w:rsid w:val="007969BD"/>
    <w:rsid w:val="00797B15"/>
    <w:rsid w:val="007A2126"/>
    <w:rsid w:val="007A2E06"/>
    <w:rsid w:val="007A6E5F"/>
    <w:rsid w:val="007A7CDB"/>
    <w:rsid w:val="007A7E9A"/>
    <w:rsid w:val="007B0DDE"/>
    <w:rsid w:val="007B4572"/>
    <w:rsid w:val="007B6486"/>
    <w:rsid w:val="007C0482"/>
    <w:rsid w:val="007C3CF1"/>
    <w:rsid w:val="007C552B"/>
    <w:rsid w:val="007C5B0E"/>
    <w:rsid w:val="007C7DE8"/>
    <w:rsid w:val="007D4492"/>
    <w:rsid w:val="007D54A0"/>
    <w:rsid w:val="007D64F7"/>
    <w:rsid w:val="007D6F5B"/>
    <w:rsid w:val="007E371D"/>
    <w:rsid w:val="007E3FEE"/>
    <w:rsid w:val="007E64A2"/>
    <w:rsid w:val="007E6B39"/>
    <w:rsid w:val="007F02FA"/>
    <w:rsid w:val="007F1A5B"/>
    <w:rsid w:val="007F21AA"/>
    <w:rsid w:val="007F5CDF"/>
    <w:rsid w:val="007F711B"/>
    <w:rsid w:val="00800B6F"/>
    <w:rsid w:val="00802140"/>
    <w:rsid w:val="008035E7"/>
    <w:rsid w:val="008039D3"/>
    <w:rsid w:val="00805279"/>
    <w:rsid w:val="00805403"/>
    <w:rsid w:val="008072EA"/>
    <w:rsid w:val="00812CEF"/>
    <w:rsid w:val="00813287"/>
    <w:rsid w:val="00814610"/>
    <w:rsid w:val="00814780"/>
    <w:rsid w:val="00815589"/>
    <w:rsid w:val="00820A11"/>
    <w:rsid w:val="00820EFB"/>
    <w:rsid w:val="00821456"/>
    <w:rsid w:val="008220B7"/>
    <w:rsid w:val="00823C99"/>
    <w:rsid w:val="008261B5"/>
    <w:rsid w:val="00833E29"/>
    <w:rsid w:val="00841309"/>
    <w:rsid w:val="00843D14"/>
    <w:rsid w:val="008454BC"/>
    <w:rsid w:val="00851089"/>
    <w:rsid w:val="00851BF2"/>
    <w:rsid w:val="00852017"/>
    <w:rsid w:val="008600F6"/>
    <w:rsid w:val="00860FE9"/>
    <w:rsid w:val="008673B5"/>
    <w:rsid w:val="00867586"/>
    <w:rsid w:val="00870486"/>
    <w:rsid w:val="0087123F"/>
    <w:rsid w:val="00876EAF"/>
    <w:rsid w:val="00877775"/>
    <w:rsid w:val="00883366"/>
    <w:rsid w:val="008848E7"/>
    <w:rsid w:val="00886FC3"/>
    <w:rsid w:val="00887246"/>
    <w:rsid w:val="00887DC8"/>
    <w:rsid w:val="0089152A"/>
    <w:rsid w:val="00891710"/>
    <w:rsid w:val="008926CD"/>
    <w:rsid w:val="008937A8"/>
    <w:rsid w:val="00893F81"/>
    <w:rsid w:val="0089482A"/>
    <w:rsid w:val="0089597B"/>
    <w:rsid w:val="008A106D"/>
    <w:rsid w:val="008A2033"/>
    <w:rsid w:val="008A55D9"/>
    <w:rsid w:val="008B11B6"/>
    <w:rsid w:val="008B1EED"/>
    <w:rsid w:val="008B5D35"/>
    <w:rsid w:val="008B5FBE"/>
    <w:rsid w:val="008C02E5"/>
    <w:rsid w:val="008C248D"/>
    <w:rsid w:val="008C2C1B"/>
    <w:rsid w:val="008C5FE9"/>
    <w:rsid w:val="008C663C"/>
    <w:rsid w:val="008D26EB"/>
    <w:rsid w:val="008D460A"/>
    <w:rsid w:val="008D6EB0"/>
    <w:rsid w:val="008E03DA"/>
    <w:rsid w:val="008E1DB0"/>
    <w:rsid w:val="008E203F"/>
    <w:rsid w:val="008E2B80"/>
    <w:rsid w:val="008F048E"/>
    <w:rsid w:val="008F2FDC"/>
    <w:rsid w:val="008F4662"/>
    <w:rsid w:val="008F4736"/>
    <w:rsid w:val="008F7E5C"/>
    <w:rsid w:val="00901B5B"/>
    <w:rsid w:val="0090347C"/>
    <w:rsid w:val="0090746C"/>
    <w:rsid w:val="00907718"/>
    <w:rsid w:val="00916F4F"/>
    <w:rsid w:val="00923EDF"/>
    <w:rsid w:val="00924A30"/>
    <w:rsid w:val="009266DC"/>
    <w:rsid w:val="00930C3A"/>
    <w:rsid w:val="00931247"/>
    <w:rsid w:val="00933527"/>
    <w:rsid w:val="00934D64"/>
    <w:rsid w:val="00935D54"/>
    <w:rsid w:val="00940848"/>
    <w:rsid w:val="00940B7C"/>
    <w:rsid w:val="00942ECF"/>
    <w:rsid w:val="00943D31"/>
    <w:rsid w:val="00950175"/>
    <w:rsid w:val="0095037F"/>
    <w:rsid w:val="009513D1"/>
    <w:rsid w:val="009543B7"/>
    <w:rsid w:val="00955028"/>
    <w:rsid w:val="00957ECC"/>
    <w:rsid w:val="00961040"/>
    <w:rsid w:val="0096151E"/>
    <w:rsid w:val="00962921"/>
    <w:rsid w:val="00962A3A"/>
    <w:rsid w:val="00964CD9"/>
    <w:rsid w:val="00966CB6"/>
    <w:rsid w:val="009676FB"/>
    <w:rsid w:val="00970B6C"/>
    <w:rsid w:val="00971350"/>
    <w:rsid w:val="00972A55"/>
    <w:rsid w:val="00974AFB"/>
    <w:rsid w:val="00975E53"/>
    <w:rsid w:val="00976F00"/>
    <w:rsid w:val="00980340"/>
    <w:rsid w:val="009824A0"/>
    <w:rsid w:val="0098574F"/>
    <w:rsid w:val="0098786D"/>
    <w:rsid w:val="00993E06"/>
    <w:rsid w:val="00994498"/>
    <w:rsid w:val="009944F3"/>
    <w:rsid w:val="009A16B9"/>
    <w:rsid w:val="009A2604"/>
    <w:rsid w:val="009A4D92"/>
    <w:rsid w:val="009A54ED"/>
    <w:rsid w:val="009A7282"/>
    <w:rsid w:val="009A769C"/>
    <w:rsid w:val="009B214D"/>
    <w:rsid w:val="009B47CD"/>
    <w:rsid w:val="009B6296"/>
    <w:rsid w:val="009B631C"/>
    <w:rsid w:val="009C1428"/>
    <w:rsid w:val="009C14A6"/>
    <w:rsid w:val="009C14B3"/>
    <w:rsid w:val="009C690E"/>
    <w:rsid w:val="009D0127"/>
    <w:rsid w:val="009D1ACF"/>
    <w:rsid w:val="009D4A48"/>
    <w:rsid w:val="009D7BCE"/>
    <w:rsid w:val="009E1849"/>
    <w:rsid w:val="009E317C"/>
    <w:rsid w:val="009E5AE5"/>
    <w:rsid w:val="009E7A1D"/>
    <w:rsid w:val="009F1683"/>
    <w:rsid w:val="009F2F7C"/>
    <w:rsid w:val="009F4175"/>
    <w:rsid w:val="009F447C"/>
    <w:rsid w:val="009F5E61"/>
    <w:rsid w:val="009F6F3D"/>
    <w:rsid w:val="009F7337"/>
    <w:rsid w:val="00A009C7"/>
    <w:rsid w:val="00A00B77"/>
    <w:rsid w:val="00A01567"/>
    <w:rsid w:val="00A0169E"/>
    <w:rsid w:val="00A027D5"/>
    <w:rsid w:val="00A07E2B"/>
    <w:rsid w:val="00A16A75"/>
    <w:rsid w:val="00A17DA5"/>
    <w:rsid w:val="00A23128"/>
    <w:rsid w:val="00A24CEA"/>
    <w:rsid w:val="00A25913"/>
    <w:rsid w:val="00A25C5C"/>
    <w:rsid w:val="00A2617D"/>
    <w:rsid w:val="00A27DEA"/>
    <w:rsid w:val="00A305E9"/>
    <w:rsid w:val="00A317E0"/>
    <w:rsid w:val="00A3217D"/>
    <w:rsid w:val="00A33C74"/>
    <w:rsid w:val="00A357CA"/>
    <w:rsid w:val="00A37B3A"/>
    <w:rsid w:val="00A40303"/>
    <w:rsid w:val="00A40F4E"/>
    <w:rsid w:val="00A41218"/>
    <w:rsid w:val="00A45DC5"/>
    <w:rsid w:val="00A549BC"/>
    <w:rsid w:val="00A55D5B"/>
    <w:rsid w:val="00A5745F"/>
    <w:rsid w:val="00A57FCB"/>
    <w:rsid w:val="00A657C3"/>
    <w:rsid w:val="00A7085F"/>
    <w:rsid w:val="00A7194F"/>
    <w:rsid w:val="00A72BB2"/>
    <w:rsid w:val="00A75143"/>
    <w:rsid w:val="00A7570B"/>
    <w:rsid w:val="00A769E7"/>
    <w:rsid w:val="00A77AF4"/>
    <w:rsid w:val="00A77BAE"/>
    <w:rsid w:val="00A80595"/>
    <w:rsid w:val="00A91E51"/>
    <w:rsid w:val="00A92E3E"/>
    <w:rsid w:val="00A96529"/>
    <w:rsid w:val="00A973E6"/>
    <w:rsid w:val="00AA01B8"/>
    <w:rsid w:val="00AA1985"/>
    <w:rsid w:val="00AA3727"/>
    <w:rsid w:val="00AA482F"/>
    <w:rsid w:val="00AA68DF"/>
    <w:rsid w:val="00AA73AA"/>
    <w:rsid w:val="00AB179C"/>
    <w:rsid w:val="00AB195F"/>
    <w:rsid w:val="00AB3296"/>
    <w:rsid w:val="00AB4FB0"/>
    <w:rsid w:val="00AB5D1A"/>
    <w:rsid w:val="00AB710A"/>
    <w:rsid w:val="00AB734E"/>
    <w:rsid w:val="00AC0A92"/>
    <w:rsid w:val="00AC3048"/>
    <w:rsid w:val="00AD0303"/>
    <w:rsid w:val="00AD1337"/>
    <w:rsid w:val="00AD4135"/>
    <w:rsid w:val="00AD41EB"/>
    <w:rsid w:val="00AD4583"/>
    <w:rsid w:val="00AD4CBE"/>
    <w:rsid w:val="00AD631C"/>
    <w:rsid w:val="00AD726B"/>
    <w:rsid w:val="00AE1263"/>
    <w:rsid w:val="00AE16D6"/>
    <w:rsid w:val="00AE20E4"/>
    <w:rsid w:val="00AE2917"/>
    <w:rsid w:val="00AE3D5C"/>
    <w:rsid w:val="00AE3E96"/>
    <w:rsid w:val="00AE50DB"/>
    <w:rsid w:val="00AF095D"/>
    <w:rsid w:val="00AF3294"/>
    <w:rsid w:val="00AF35E0"/>
    <w:rsid w:val="00AF43E2"/>
    <w:rsid w:val="00AF7EC8"/>
    <w:rsid w:val="00B007A1"/>
    <w:rsid w:val="00B02193"/>
    <w:rsid w:val="00B03592"/>
    <w:rsid w:val="00B0574A"/>
    <w:rsid w:val="00B060ED"/>
    <w:rsid w:val="00B11A85"/>
    <w:rsid w:val="00B12FD1"/>
    <w:rsid w:val="00B15571"/>
    <w:rsid w:val="00B20247"/>
    <w:rsid w:val="00B207F2"/>
    <w:rsid w:val="00B2191F"/>
    <w:rsid w:val="00B27C2F"/>
    <w:rsid w:val="00B30E9C"/>
    <w:rsid w:val="00B34DEE"/>
    <w:rsid w:val="00B4262E"/>
    <w:rsid w:val="00B42E57"/>
    <w:rsid w:val="00B4322F"/>
    <w:rsid w:val="00B4361A"/>
    <w:rsid w:val="00B440B0"/>
    <w:rsid w:val="00B539F0"/>
    <w:rsid w:val="00B606D2"/>
    <w:rsid w:val="00B6117C"/>
    <w:rsid w:val="00B66A82"/>
    <w:rsid w:val="00B67278"/>
    <w:rsid w:val="00B67B95"/>
    <w:rsid w:val="00B70C54"/>
    <w:rsid w:val="00B716C5"/>
    <w:rsid w:val="00B71ADF"/>
    <w:rsid w:val="00B733DB"/>
    <w:rsid w:val="00B75B11"/>
    <w:rsid w:val="00B75DEF"/>
    <w:rsid w:val="00B76CB6"/>
    <w:rsid w:val="00B772FE"/>
    <w:rsid w:val="00B80549"/>
    <w:rsid w:val="00B81238"/>
    <w:rsid w:val="00B81D91"/>
    <w:rsid w:val="00B83738"/>
    <w:rsid w:val="00B85522"/>
    <w:rsid w:val="00B85ABC"/>
    <w:rsid w:val="00B8763C"/>
    <w:rsid w:val="00B905FD"/>
    <w:rsid w:val="00B90BE3"/>
    <w:rsid w:val="00B92A53"/>
    <w:rsid w:val="00B935AA"/>
    <w:rsid w:val="00B94D38"/>
    <w:rsid w:val="00B95EB2"/>
    <w:rsid w:val="00B972F1"/>
    <w:rsid w:val="00BA078C"/>
    <w:rsid w:val="00BA2CD9"/>
    <w:rsid w:val="00BA5B43"/>
    <w:rsid w:val="00BB0260"/>
    <w:rsid w:val="00BB1642"/>
    <w:rsid w:val="00BB20F9"/>
    <w:rsid w:val="00BB53B3"/>
    <w:rsid w:val="00BB65AA"/>
    <w:rsid w:val="00BC2771"/>
    <w:rsid w:val="00BC3126"/>
    <w:rsid w:val="00BC33D4"/>
    <w:rsid w:val="00BC580C"/>
    <w:rsid w:val="00BC5EAE"/>
    <w:rsid w:val="00BC60F6"/>
    <w:rsid w:val="00BC68A3"/>
    <w:rsid w:val="00BD0B3C"/>
    <w:rsid w:val="00BD4178"/>
    <w:rsid w:val="00BD5B2E"/>
    <w:rsid w:val="00BE0863"/>
    <w:rsid w:val="00BE4F13"/>
    <w:rsid w:val="00BE7343"/>
    <w:rsid w:val="00BF2A36"/>
    <w:rsid w:val="00BF3185"/>
    <w:rsid w:val="00BF5728"/>
    <w:rsid w:val="00BF5CA2"/>
    <w:rsid w:val="00BF64F5"/>
    <w:rsid w:val="00BF6827"/>
    <w:rsid w:val="00BF77B7"/>
    <w:rsid w:val="00C00C03"/>
    <w:rsid w:val="00C026A4"/>
    <w:rsid w:val="00C03945"/>
    <w:rsid w:val="00C0741D"/>
    <w:rsid w:val="00C12068"/>
    <w:rsid w:val="00C170C6"/>
    <w:rsid w:val="00C177BA"/>
    <w:rsid w:val="00C20993"/>
    <w:rsid w:val="00C22095"/>
    <w:rsid w:val="00C24876"/>
    <w:rsid w:val="00C270EC"/>
    <w:rsid w:val="00C27943"/>
    <w:rsid w:val="00C30A0A"/>
    <w:rsid w:val="00C30DC1"/>
    <w:rsid w:val="00C31F45"/>
    <w:rsid w:val="00C32075"/>
    <w:rsid w:val="00C325FE"/>
    <w:rsid w:val="00C32882"/>
    <w:rsid w:val="00C35B83"/>
    <w:rsid w:val="00C4242E"/>
    <w:rsid w:val="00C4327C"/>
    <w:rsid w:val="00C4354D"/>
    <w:rsid w:val="00C47F9B"/>
    <w:rsid w:val="00C47FE9"/>
    <w:rsid w:val="00C50612"/>
    <w:rsid w:val="00C50E91"/>
    <w:rsid w:val="00C528FB"/>
    <w:rsid w:val="00C544ED"/>
    <w:rsid w:val="00C623E8"/>
    <w:rsid w:val="00C62E8B"/>
    <w:rsid w:val="00C631DC"/>
    <w:rsid w:val="00C71223"/>
    <w:rsid w:val="00C72418"/>
    <w:rsid w:val="00C72A51"/>
    <w:rsid w:val="00C73292"/>
    <w:rsid w:val="00C736E6"/>
    <w:rsid w:val="00C74A8C"/>
    <w:rsid w:val="00C75BBE"/>
    <w:rsid w:val="00C75E9A"/>
    <w:rsid w:val="00C76DD8"/>
    <w:rsid w:val="00C77555"/>
    <w:rsid w:val="00C8098E"/>
    <w:rsid w:val="00C836E0"/>
    <w:rsid w:val="00C90A21"/>
    <w:rsid w:val="00C916D4"/>
    <w:rsid w:val="00C92D01"/>
    <w:rsid w:val="00C96216"/>
    <w:rsid w:val="00CA19A3"/>
    <w:rsid w:val="00CA33E0"/>
    <w:rsid w:val="00CB17C2"/>
    <w:rsid w:val="00CB5F70"/>
    <w:rsid w:val="00CC2795"/>
    <w:rsid w:val="00CC2A79"/>
    <w:rsid w:val="00CC2C38"/>
    <w:rsid w:val="00CC3835"/>
    <w:rsid w:val="00CC4AE4"/>
    <w:rsid w:val="00CC6432"/>
    <w:rsid w:val="00CD27E6"/>
    <w:rsid w:val="00CD36C7"/>
    <w:rsid w:val="00CD6730"/>
    <w:rsid w:val="00CF4E04"/>
    <w:rsid w:val="00CF709C"/>
    <w:rsid w:val="00D0062C"/>
    <w:rsid w:val="00D01AAA"/>
    <w:rsid w:val="00D020EF"/>
    <w:rsid w:val="00D03715"/>
    <w:rsid w:val="00D0548A"/>
    <w:rsid w:val="00D05AC6"/>
    <w:rsid w:val="00D0670B"/>
    <w:rsid w:val="00D07072"/>
    <w:rsid w:val="00D11278"/>
    <w:rsid w:val="00D1255D"/>
    <w:rsid w:val="00D14724"/>
    <w:rsid w:val="00D16A39"/>
    <w:rsid w:val="00D203CF"/>
    <w:rsid w:val="00D236CC"/>
    <w:rsid w:val="00D275C9"/>
    <w:rsid w:val="00D30DD5"/>
    <w:rsid w:val="00D35A71"/>
    <w:rsid w:val="00D35D5B"/>
    <w:rsid w:val="00D43328"/>
    <w:rsid w:val="00D46C45"/>
    <w:rsid w:val="00D5040A"/>
    <w:rsid w:val="00D50781"/>
    <w:rsid w:val="00D50A25"/>
    <w:rsid w:val="00D50F68"/>
    <w:rsid w:val="00D526D5"/>
    <w:rsid w:val="00D551B2"/>
    <w:rsid w:val="00D5579B"/>
    <w:rsid w:val="00D55E59"/>
    <w:rsid w:val="00D56033"/>
    <w:rsid w:val="00D56476"/>
    <w:rsid w:val="00D569FD"/>
    <w:rsid w:val="00D616D0"/>
    <w:rsid w:val="00D65CBE"/>
    <w:rsid w:val="00D74010"/>
    <w:rsid w:val="00D77207"/>
    <w:rsid w:val="00D80F07"/>
    <w:rsid w:val="00D820E4"/>
    <w:rsid w:val="00D9068B"/>
    <w:rsid w:val="00D90DC8"/>
    <w:rsid w:val="00D90DF7"/>
    <w:rsid w:val="00DA375A"/>
    <w:rsid w:val="00DA4D48"/>
    <w:rsid w:val="00DB08C8"/>
    <w:rsid w:val="00DB0C40"/>
    <w:rsid w:val="00DB2FF9"/>
    <w:rsid w:val="00DB3681"/>
    <w:rsid w:val="00DB3B01"/>
    <w:rsid w:val="00DB47B1"/>
    <w:rsid w:val="00DB48E6"/>
    <w:rsid w:val="00DB57F4"/>
    <w:rsid w:val="00DB72E7"/>
    <w:rsid w:val="00DB7B2D"/>
    <w:rsid w:val="00DC1490"/>
    <w:rsid w:val="00DD1EA3"/>
    <w:rsid w:val="00DD34C6"/>
    <w:rsid w:val="00DD4CB0"/>
    <w:rsid w:val="00DD7A54"/>
    <w:rsid w:val="00DE217F"/>
    <w:rsid w:val="00DE3DAB"/>
    <w:rsid w:val="00DE4CC9"/>
    <w:rsid w:val="00DE5BAA"/>
    <w:rsid w:val="00DE7E19"/>
    <w:rsid w:val="00DF1630"/>
    <w:rsid w:val="00DF1E5C"/>
    <w:rsid w:val="00DF2CA7"/>
    <w:rsid w:val="00DF458F"/>
    <w:rsid w:val="00DF4CCF"/>
    <w:rsid w:val="00E00154"/>
    <w:rsid w:val="00E00DF7"/>
    <w:rsid w:val="00E037C9"/>
    <w:rsid w:val="00E03C7A"/>
    <w:rsid w:val="00E03C7B"/>
    <w:rsid w:val="00E0631E"/>
    <w:rsid w:val="00E100B9"/>
    <w:rsid w:val="00E13189"/>
    <w:rsid w:val="00E13228"/>
    <w:rsid w:val="00E175F7"/>
    <w:rsid w:val="00E17E69"/>
    <w:rsid w:val="00E17FE4"/>
    <w:rsid w:val="00E2363B"/>
    <w:rsid w:val="00E2387C"/>
    <w:rsid w:val="00E26705"/>
    <w:rsid w:val="00E26F65"/>
    <w:rsid w:val="00E30B14"/>
    <w:rsid w:val="00E31BA0"/>
    <w:rsid w:val="00E32B32"/>
    <w:rsid w:val="00E33DDE"/>
    <w:rsid w:val="00E35D6D"/>
    <w:rsid w:val="00E36CC1"/>
    <w:rsid w:val="00E36FD3"/>
    <w:rsid w:val="00E37414"/>
    <w:rsid w:val="00E3762F"/>
    <w:rsid w:val="00E43A92"/>
    <w:rsid w:val="00E47507"/>
    <w:rsid w:val="00E514D8"/>
    <w:rsid w:val="00E53752"/>
    <w:rsid w:val="00E57D9A"/>
    <w:rsid w:val="00E6063C"/>
    <w:rsid w:val="00E637B2"/>
    <w:rsid w:val="00E6704C"/>
    <w:rsid w:val="00E702A1"/>
    <w:rsid w:val="00E71A26"/>
    <w:rsid w:val="00E7417F"/>
    <w:rsid w:val="00E74504"/>
    <w:rsid w:val="00E74617"/>
    <w:rsid w:val="00E81294"/>
    <w:rsid w:val="00E846F2"/>
    <w:rsid w:val="00E8509A"/>
    <w:rsid w:val="00E8511E"/>
    <w:rsid w:val="00E85FF6"/>
    <w:rsid w:val="00E86351"/>
    <w:rsid w:val="00E86CB6"/>
    <w:rsid w:val="00E91293"/>
    <w:rsid w:val="00E94C34"/>
    <w:rsid w:val="00E958FA"/>
    <w:rsid w:val="00E96B06"/>
    <w:rsid w:val="00E97E01"/>
    <w:rsid w:val="00EA0787"/>
    <w:rsid w:val="00EA210F"/>
    <w:rsid w:val="00EA3E0C"/>
    <w:rsid w:val="00EA4199"/>
    <w:rsid w:val="00EA6727"/>
    <w:rsid w:val="00EB274C"/>
    <w:rsid w:val="00EB331C"/>
    <w:rsid w:val="00EB386A"/>
    <w:rsid w:val="00EC3134"/>
    <w:rsid w:val="00EC36AD"/>
    <w:rsid w:val="00EC3763"/>
    <w:rsid w:val="00EC56AB"/>
    <w:rsid w:val="00ED1132"/>
    <w:rsid w:val="00ED30D2"/>
    <w:rsid w:val="00ED403E"/>
    <w:rsid w:val="00ED4BB3"/>
    <w:rsid w:val="00ED4DD4"/>
    <w:rsid w:val="00ED6805"/>
    <w:rsid w:val="00EE163F"/>
    <w:rsid w:val="00EE510C"/>
    <w:rsid w:val="00EE6154"/>
    <w:rsid w:val="00EE7567"/>
    <w:rsid w:val="00EF41E6"/>
    <w:rsid w:val="00EF69DE"/>
    <w:rsid w:val="00EF72B4"/>
    <w:rsid w:val="00F003A0"/>
    <w:rsid w:val="00F05C35"/>
    <w:rsid w:val="00F07063"/>
    <w:rsid w:val="00F07846"/>
    <w:rsid w:val="00F107BB"/>
    <w:rsid w:val="00F13196"/>
    <w:rsid w:val="00F14E45"/>
    <w:rsid w:val="00F1636B"/>
    <w:rsid w:val="00F16F98"/>
    <w:rsid w:val="00F17302"/>
    <w:rsid w:val="00F31B0B"/>
    <w:rsid w:val="00F3388F"/>
    <w:rsid w:val="00F3457F"/>
    <w:rsid w:val="00F353D3"/>
    <w:rsid w:val="00F3717A"/>
    <w:rsid w:val="00F446A0"/>
    <w:rsid w:val="00F47276"/>
    <w:rsid w:val="00F50876"/>
    <w:rsid w:val="00F519EF"/>
    <w:rsid w:val="00F541E8"/>
    <w:rsid w:val="00F5711D"/>
    <w:rsid w:val="00F623AF"/>
    <w:rsid w:val="00F631D2"/>
    <w:rsid w:val="00F7014B"/>
    <w:rsid w:val="00F70893"/>
    <w:rsid w:val="00F70E26"/>
    <w:rsid w:val="00F71C46"/>
    <w:rsid w:val="00F7348E"/>
    <w:rsid w:val="00F75990"/>
    <w:rsid w:val="00F76B6A"/>
    <w:rsid w:val="00F81D93"/>
    <w:rsid w:val="00F82202"/>
    <w:rsid w:val="00F8469A"/>
    <w:rsid w:val="00F86518"/>
    <w:rsid w:val="00F903AF"/>
    <w:rsid w:val="00F90925"/>
    <w:rsid w:val="00F9103A"/>
    <w:rsid w:val="00F926E3"/>
    <w:rsid w:val="00F9458F"/>
    <w:rsid w:val="00F94861"/>
    <w:rsid w:val="00FA0459"/>
    <w:rsid w:val="00FA1F1E"/>
    <w:rsid w:val="00FA21A8"/>
    <w:rsid w:val="00FA22C2"/>
    <w:rsid w:val="00FA2C93"/>
    <w:rsid w:val="00FA5E6D"/>
    <w:rsid w:val="00FA5F61"/>
    <w:rsid w:val="00FA72F6"/>
    <w:rsid w:val="00FA799E"/>
    <w:rsid w:val="00FB15ED"/>
    <w:rsid w:val="00FB2901"/>
    <w:rsid w:val="00FB469F"/>
    <w:rsid w:val="00FB48F0"/>
    <w:rsid w:val="00FB5672"/>
    <w:rsid w:val="00FB602A"/>
    <w:rsid w:val="00FB64CB"/>
    <w:rsid w:val="00FB6995"/>
    <w:rsid w:val="00FC0B79"/>
    <w:rsid w:val="00FC2AB4"/>
    <w:rsid w:val="00FC3364"/>
    <w:rsid w:val="00FC4451"/>
    <w:rsid w:val="00FC4A62"/>
    <w:rsid w:val="00FC7026"/>
    <w:rsid w:val="00FC7AEB"/>
    <w:rsid w:val="00FC7E07"/>
    <w:rsid w:val="00FD70B8"/>
    <w:rsid w:val="00FE1B65"/>
    <w:rsid w:val="00FE2905"/>
    <w:rsid w:val="00FE3A17"/>
    <w:rsid w:val="00FE55CE"/>
    <w:rsid w:val="00FE60EE"/>
    <w:rsid w:val="00FE7116"/>
    <w:rsid w:val="00FE7E11"/>
    <w:rsid w:val="00FF2C89"/>
    <w:rsid w:val="00FF3E4F"/>
    <w:rsid w:val="00FF5783"/>
    <w:rsid w:val="00FF611B"/>
    <w:rsid w:val="00FF6A0D"/>
    <w:rsid w:val="044B7DC4"/>
    <w:rsid w:val="04C81760"/>
    <w:rsid w:val="08590ABD"/>
    <w:rsid w:val="08FBB44D"/>
    <w:rsid w:val="0AF13CAD"/>
    <w:rsid w:val="11B03561"/>
    <w:rsid w:val="1650A224"/>
    <w:rsid w:val="16F407B1"/>
    <w:rsid w:val="183AA218"/>
    <w:rsid w:val="18F2EE3E"/>
    <w:rsid w:val="1A6B5172"/>
    <w:rsid w:val="1B15614E"/>
    <w:rsid w:val="1F3CDEEE"/>
    <w:rsid w:val="2349CB78"/>
    <w:rsid w:val="24A344D3"/>
    <w:rsid w:val="27DAE595"/>
    <w:rsid w:val="2881BEA7"/>
    <w:rsid w:val="2CC135D1"/>
    <w:rsid w:val="2EC2747E"/>
    <w:rsid w:val="2F0F9263"/>
    <w:rsid w:val="300F2623"/>
    <w:rsid w:val="31861C8B"/>
    <w:rsid w:val="32F6C9E4"/>
    <w:rsid w:val="335B234E"/>
    <w:rsid w:val="33F20BC3"/>
    <w:rsid w:val="35B37F16"/>
    <w:rsid w:val="363B7929"/>
    <w:rsid w:val="3868E714"/>
    <w:rsid w:val="3DD9F38F"/>
    <w:rsid w:val="418D5138"/>
    <w:rsid w:val="4525D80E"/>
    <w:rsid w:val="47794DD4"/>
    <w:rsid w:val="495324B8"/>
    <w:rsid w:val="49B4258B"/>
    <w:rsid w:val="4ED52065"/>
    <w:rsid w:val="4F9297F6"/>
    <w:rsid w:val="5379085C"/>
    <w:rsid w:val="544939A4"/>
    <w:rsid w:val="546B9DDD"/>
    <w:rsid w:val="591C4E3E"/>
    <w:rsid w:val="598D8F30"/>
    <w:rsid w:val="5E075572"/>
    <w:rsid w:val="5F971E61"/>
    <w:rsid w:val="60013EE5"/>
    <w:rsid w:val="620CA870"/>
    <w:rsid w:val="623AC545"/>
    <w:rsid w:val="6293EBEC"/>
    <w:rsid w:val="64C9E348"/>
    <w:rsid w:val="64F63005"/>
    <w:rsid w:val="66500B96"/>
    <w:rsid w:val="689F871E"/>
    <w:rsid w:val="6A61B2F2"/>
    <w:rsid w:val="6ACB63DB"/>
    <w:rsid w:val="6AD1E120"/>
    <w:rsid w:val="6BFD4FEF"/>
    <w:rsid w:val="6F077691"/>
    <w:rsid w:val="719FCE96"/>
    <w:rsid w:val="79DFEFD8"/>
    <w:rsid w:val="7A16C185"/>
    <w:rsid w:val="7AD32B5C"/>
    <w:rsid w:val="7AE2F5CC"/>
    <w:rsid w:val="7B57361C"/>
    <w:rsid w:val="7B832650"/>
    <w:rsid w:val="7BB291E6"/>
    <w:rsid w:val="7C4A5068"/>
    <w:rsid w:val="7CCB41AE"/>
    <w:rsid w:val="7E0778B6"/>
    <w:rsid w:val="7EB80C99"/>
    <w:rsid w:val="7EEA32A8"/>
    <w:rsid w:val="7FF5C66B"/>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6A290"/>
  <w15:docId w15:val="{6B0FB7D2-B59C-456C-97FE-363B1E2A0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sv-SE" w:eastAsia="sv-S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DF"/>
    <w:rPr>
      <w:sz w:val="24"/>
      <w:szCs w:val="24"/>
      <w:lang w:val="en-GB" w:eastAsia="en-US"/>
    </w:rPr>
  </w:style>
  <w:style w:type="paragraph" w:styleId="Rubrik1">
    <w:name w:val="heading 1"/>
    <w:basedOn w:val="Normal"/>
    <w:next w:val="Normal"/>
    <w:link w:val="Rubrik1Char"/>
    <w:qFormat/>
    <w:rsid w:val="00B80549"/>
    <w:pPr>
      <w:keepNext/>
      <w:keepLines/>
      <w:spacing w:before="240"/>
      <w:outlineLvl w:val="0"/>
    </w:pPr>
    <w:rPr>
      <w:rFonts w:asciiTheme="majorHAnsi" w:eastAsiaTheme="majorEastAsia" w:hAnsiTheme="majorHAnsi" w:cstheme="majorBidi"/>
      <w:color w:val="225941" w:themeColor="accent1" w:themeShade="BF"/>
      <w:sz w:val="32"/>
      <w:szCs w:val="32"/>
      <w:lang w:val="en-US"/>
    </w:rPr>
  </w:style>
  <w:style w:type="paragraph" w:styleId="Rubrik2">
    <w:name w:val="heading 2"/>
    <w:next w:val="Brdtext"/>
    <w:unhideWhenUsed/>
    <w:qFormat/>
    <w:pPr>
      <w:keepNext/>
      <w:outlineLvl w:val="1"/>
    </w:pPr>
    <w:rPr>
      <w:rFonts w:ascii="Mondo Grotesk Regular" w:hAnsi="Mondo Grotesk Regular" w:cs="Arial Unicode MS"/>
      <w:color w:val="0C4537"/>
      <w:sz w:val="32"/>
      <w:szCs w:val="32"/>
      <w14:textOutline w14:w="0" w14:cap="flat" w14:cmpd="sng" w14:algn="ctr">
        <w14:noFill/>
        <w14:prstDash w14:val="solid"/>
        <w14:bevel/>
      </w14:textOutline>
    </w:rPr>
  </w:style>
  <w:style w:type="paragraph" w:styleId="Rubrik3">
    <w:name w:val="heading 3"/>
    <w:basedOn w:val="Normal"/>
    <w:next w:val="Normal"/>
    <w:link w:val="Rubrik3Char"/>
    <w:unhideWhenUsed/>
    <w:qFormat/>
    <w:rsid w:val="00B80549"/>
    <w:pPr>
      <w:keepNext/>
      <w:keepLines/>
      <w:spacing w:before="40"/>
      <w:outlineLvl w:val="2"/>
    </w:pPr>
    <w:rPr>
      <w:rFonts w:asciiTheme="majorHAnsi" w:eastAsiaTheme="majorEastAsia" w:hAnsiTheme="majorHAnsi" w:cstheme="majorBidi"/>
      <w:color w:val="173B2B" w:themeColor="accent1" w:themeShade="7F"/>
      <w:lang w:val="en-US"/>
    </w:rPr>
  </w:style>
  <w:style w:type="paragraph" w:styleId="Rubrik4">
    <w:name w:val="heading 4"/>
    <w:basedOn w:val="Normal"/>
    <w:next w:val="Normal"/>
    <w:link w:val="Rubrik4Char"/>
    <w:uiPriority w:val="9"/>
    <w:unhideWhenUsed/>
    <w:qFormat/>
    <w:rsid w:val="00A305E9"/>
    <w:pPr>
      <w:keepNext/>
      <w:keepLines/>
      <w:spacing w:before="40"/>
      <w:outlineLvl w:val="3"/>
    </w:pPr>
    <w:rPr>
      <w:rFonts w:asciiTheme="majorHAnsi" w:eastAsiaTheme="majorEastAsia" w:hAnsiTheme="majorHAnsi" w:cstheme="majorBidi"/>
      <w:i/>
      <w:iCs/>
      <w:color w:val="225941" w:themeColor="accent1" w:themeShade="BF"/>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Hyperlnk">
    <w:name w:val="Hyperlink"/>
    <w:uiPriority w:val="99"/>
    <w:rPr>
      <w:u w:val="single"/>
    </w:rPr>
  </w:style>
  <w:style w:type="paragraph" w:customStyle="1" w:styleId="Informationstextsmall">
    <w:name w:val="Informationstext small"/>
    <w:rPr>
      <w:rFonts w:ascii="Mondo Grotesk Regular" w:hAnsi="Mondo Grotesk Regular" w:cs="Arial Unicode MS"/>
      <w:color w:val="0C4537"/>
      <w:sz w:val="16"/>
      <w:szCs w:val="16"/>
      <w14:textOutline w14:w="0" w14:cap="flat" w14:cmpd="sng" w14:algn="ctr">
        <w14:noFill/>
        <w14:prstDash w14:val="solid"/>
        <w14:bevel/>
      </w14:textOutline>
    </w:rPr>
  </w:style>
  <w:style w:type="paragraph" w:customStyle="1" w:styleId="Informationstextlarge">
    <w:name w:val="Informationstext large"/>
    <w:pPr>
      <w:jc w:val="right"/>
    </w:pPr>
    <w:rPr>
      <w:rFonts w:ascii="Mondo Grotesk Regular" w:hAnsi="Mondo Grotesk Regular" w:cs="Arial Unicode MS"/>
      <w:color w:val="0C4537"/>
      <w14:textOutline w14:w="0" w14:cap="flat" w14:cmpd="sng" w14:algn="ctr">
        <w14:noFill/>
        <w14:prstDash w14:val="solid"/>
        <w14:bevel/>
      </w14:textOutline>
    </w:rPr>
  </w:style>
  <w:style w:type="paragraph" w:customStyle="1" w:styleId="Fotnot">
    <w:name w:val="Fotnot"/>
    <w:rPr>
      <w:rFonts w:ascii="Mondo Grotesk Regular" w:hAnsi="Mondo Grotesk Regular" w:cs="Arial Unicode MS"/>
      <w:color w:val="000000"/>
      <w:sz w:val="13"/>
      <w:szCs w:val="13"/>
      <w14:textOutline w14:w="0" w14:cap="flat" w14:cmpd="sng" w14:algn="ctr">
        <w14:noFill/>
        <w14:prstDash w14:val="solid"/>
        <w14:bevel/>
      </w14:textOutline>
    </w:rPr>
  </w:style>
  <w:style w:type="character" w:customStyle="1" w:styleId="Hyperlink0">
    <w:name w:val="Hyperlink.0"/>
    <w:basedOn w:val="Hyperlnk"/>
    <w:rPr>
      <w:u w:val="single"/>
    </w:rPr>
  </w:style>
  <w:style w:type="paragraph" w:styleId="Brdtext">
    <w:name w:val="Body Text"/>
    <w:rPr>
      <w:rFonts w:ascii="Mondo Grotesk Regular" w:hAnsi="Mondo Grotesk Regular" w:cs="Arial Unicode MS"/>
      <w:color w:val="0C4537"/>
      <w14:textOutline w14:w="0" w14:cap="flat" w14:cmpd="sng" w14:algn="ctr">
        <w14:noFill/>
        <w14:prstDash w14:val="solid"/>
        <w14:bevel/>
      </w14:textOutline>
    </w:rPr>
  </w:style>
  <w:style w:type="paragraph" w:customStyle="1" w:styleId="Undertitel">
    <w:name w:val="Undertitel"/>
    <w:next w:val="Brdtext"/>
    <w:pPr>
      <w:keepNext/>
    </w:pPr>
    <w:rPr>
      <w:rFonts w:ascii="Mondo Grotesk Regular" w:hAnsi="Mondo Grotesk Regular" w:cs="Arial Unicode MS"/>
      <w:color w:val="0C4537"/>
      <w:sz w:val="27"/>
      <w:szCs w:val="27"/>
      <w:lang w:val="it-IT"/>
      <w14:textOutline w14:w="0" w14:cap="flat" w14:cmpd="sng" w14:algn="ctr">
        <w14:noFill/>
        <w14:prstDash w14:val="solid"/>
        <w14:bevel/>
      </w14:textOutline>
    </w:rPr>
  </w:style>
  <w:style w:type="paragraph" w:customStyle="1" w:styleId="Brdrubrik">
    <w:name w:val="Brödrubrik"/>
    <w:rPr>
      <w:rFonts w:ascii="Mondo Grotesk Regular" w:hAnsi="Mondo Grotesk Regular" w:cs="Arial Unicode MS"/>
      <w:color w:val="0C4537"/>
      <w:sz w:val="24"/>
      <w:szCs w:val="24"/>
      <w14:textOutline w14:w="0" w14:cap="flat" w14:cmpd="sng" w14:algn="ctr">
        <w14:noFill/>
        <w14:prstDash w14:val="solid"/>
        <w14:bevel/>
      </w14:textOutline>
    </w:rPr>
  </w:style>
  <w:style w:type="numbering" w:customStyle="1" w:styleId="Punkt">
    <w:name w:val="Punkt"/>
    <w:pPr>
      <w:numPr>
        <w:numId w:val="1"/>
      </w:numPr>
    </w:pPr>
  </w:style>
  <w:style w:type="paragraph" w:customStyle="1" w:styleId="Frval">
    <w:name w:val="Förval"/>
    <w:pPr>
      <w:spacing w:line="288" w:lineRule="auto"/>
    </w:pPr>
    <w:rPr>
      <w:rFonts w:ascii="Mondo Grotesk Regular" w:hAnsi="Mondo Grotesk Regular" w:cs="Arial Unicode MS"/>
      <w:color w:val="000000"/>
      <w14:textOutline w14:w="0" w14:cap="flat" w14:cmpd="sng" w14:algn="ctr">
        <w14:noFill/>
        <w14:prstDash w14:val="solid"/>
        <w14:bevel/>
      </w14:textOutline>
    </w:rPr>
  </w:style>
  <w:style w:type="paragraph" w:styleId="Sidhuvud">
    <w:name w:val="header"/>
    <w:basedOn w:val="Normal"/>
    <w:link w:val="SidhuvudChar"/>
    <w:uiPriority w:val="99"/>
    <w:unhideWhenUsed/>
    <w:rsid w:val="00D14724"/>
    <w:pPr>
      <w:tabs>
        <w:tab w:val="center" w:pos="4536"/>
        <w:tab w:val="right" w:pos="9072"/>
      </w:tabs>
    </w:pPr>
  </w:style>
  <w:style w:type="character" w:customStyle="1" w:styleId="SidhuvudChar">
    <w:name w:val="Sidhuvud Char"/>
    <w:basedOn w:val="Standardstycketeckensnitt"/>
    <w:link w:val="Sidhuvud"/>
    <w:uiPriority w:val="99"/>
    <w:rsid w:val="00D14724"/>
    <w:rPr>
      <w:sz w:val="24"/>
      <w:szCs w:val="24"/>
      <w:lang w:val="en-US" w:eastAsia="en-US"/>
    </w:rPr>
  </w:style>
  <w:style w:type="paragraph" w:styleId="Sidfot">
    <w:name w:val="footer"/>
    <w:basedOn w:val="Normal"/>
    <w:link w:val="SidfotChar"/>
    <w:uiPriority w:val="99"/>
    <w:unhideWhenUsed/>
    <w:rsid w:val="00D14724"/>
    <w:pPr>
      <w:tabs>
        <w:tab w:val="center" w:pos="4536"/>
        <w:tab w:val="right" w:pos="9072"/>
      </w:tabs>
    </w:pPr>
  </w:style>
  <w:style w:type="character" w:customStyle="1" w:styleId="SidfotChar">
    <w:name w:val="Sidfot Char"/>
    <w:basedOn w:val="Standardstycketeckensnitt"/>
    <w:link w:val="Sidfot"/>
    <w:uiPriority w:val="99"/>
    <w:rsid w:val="00D14724"/>
    <w:rPr>
      <w:sz w:val="24"/>
      <w:szCs w:val="24"/>
      <w:lang w:val="en-US" w:eastAsia="en-US"/>
    </w:rPr>
  </w:style>
  <w:style w:type="paragraph" w:customStyle="1" w:styleId="paragraph">
    <w:name w:val="paragraph"/>
    <w:basedOn w:val="Normal"/>
    <w:rsid w:val="003620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sv-SE" w:eastAsia="sv-SE"/>
    </w:rPr>
  </w:style>
  <w:style w:type="character" w:customStyle="1" w:styleId="normaltextrun">
    <w:name w:val="normaltextrun"/>
    <w:basedOn w:val="Standardstycketeckensnitt"/>
    <w:rsid w:val="003620DD"/>
  </w:style>
  <w:style w:type="character" w:customStyle="1" w:styleId="eop">
    <w:name w:val="eop"/>
    <w:basedOn w:val="Standardstycketeckensnitt"/>
    <w:rsid w:val="003620DD"/>
  </w:style>
  <w:style w:type="character" w:customStyle="1" w:styleId="spellingerror">
    <w:name w:val="spellingerror"/>
    <w:basedOn w:val="Standardstycketeckensnitt"/>
    <w:rsid w:val="003620DD"/>
  </w:style>
  <w:style w:type="table" w:styleId="Tabellrutnt">
    <w:name w:val="Table Grid"/>
    <w:basedOn w:val="Normaltabell"/>
    <w:uiPriority w:val="39"/>
    <w:rsid w:val="00406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657A48"/>
    <w:tblPr>
      <w:tblInd w:w="0" w:type="dxa"/>
      <w:tblCellMar>
        <w:top w:w="0" w:type="dxa"/>
        <w:left w:w="0" w:type="dxa"/>
        <w:bottom w:w="0" w:type="dxa"/>
        <w:right w:w="0" w:type="dxa"/>
      </w:tblCellMar>
    </w:tblPr>
  </w:style>
  <w:style w:type="character" w:customStyle="1" w:styleId="Rubrik1Char">
    <w:name w:val="Rubrik 1 Char"/>
    <w:basedOn w:val="Standardstycketeckensnitt"/>
    <w:link w:val="Rubrik1"/>
    <w:uiPriority w:val="9"/>
    <w:rsid w:val="00B80549"/>
    <w:rPr>
      <w:rFonts w:asciiTheme="majorHAnsi" w:eastAsiaTheme="majorEastAsia" w:hAnsiTheme="majorHAnsi" w:cstheme="majorBidi"/>
      <w:color w:val="225941" w:themeColor="accent1" w:themeShade="BF"/>
      <w:sz w:val="32"/>
      <w:szCs w:val="32"/>
      <w:lang w:val="en-US" w:eastAsia="en-US"/>
    </w:rPr>
  </w:style>
  <w:style w:type="character" w:customStyle="1" w:styleId="Rubrik3Char">
    <w:name w:val="Rubrik 3 Char"/>
    <w:basedOn w:val="Standardstycketeckensnitt"/>
    <w:link w:val="Rubrik3"/>
    <w:uiPriority w:val="9"/>
    <w:rsid w:val="00B80549"/>
    <w:rPr>
      <w:rFonts w:asciiTheme="majorHAnsi" w:eastAsiaTheme="majorEastAsia" w:hAnsiTheme="majorHAnsi" w:cstheme="majorBidi"/>
      <w:color w:val="173B2B" w:themeColor="accent1" w:themeShade="7F"/>
      <w:sz w:val="24"/>
      <w:szCs w:val="24"/>
      <w:lang w:val="en-US" w:eastAsia="en-US"/>
    </w:rPr>
  </w:style>
  <w:style w:type="paragraph" w:styleId="Rubrik">
    <w:name w:val="Title"/>
    <w:basedOn w:val="Normal"/>
    <w:next w:val="Normal"/>
    <w:link w:val="RubrikChar"/>
    <w:uiPriority w:val="10"/>
    <w:qFormat/>
    <w:rsid w:val="00B80549"/>
    <w:pPr>
      <w:contextualSpacing/>
    </w:pPr>
    <w:rPr>
      <w:rFonts w:asciiTheme="majorHAnsi" w:eastAsiaTheme="majorEastAsia" w:hAnsiTheme="majorHAnsi" w:cstheme="majorBidi"/>
      <w:spacing w:val="-10"/>
      <w:kern w:val="28"/>
      <w:sz w:val="56"/>
      <w:szCs w:val="56"/>
      <w:lang w:val="en-US"/>
    </w:rPr>
  </w:style>
  <w:style w:type="character" w:customStyle="1" w:styleId="RubrikChar">
    <w:name w:val="Rubrik Char"/>
    <w:basedOn w:val="Standardstycketeckensnitt"/>
    <w:link w:val="Rubrik"/>
    <w:uiPriority w:val="10"/>
    <w:rsid w:val="00B80549"/>
    <w:rPr>
      <w:rFonts w:asciiTheme="majorHAnsi" w:eastAsiaTheme="majorEastAsia" w:hAnsiTheme="majorHAnsi" w:cstheme="majorBidi"/>
      <w:spacing w:val="-10"/>
      <w:kern w:val="28"/>
      <w:sz w:val="56"/>
      <w:szCs w:val="56"/>
      <w:lang w:val="en-US" w:eastAsia="en-US"/>
    </w:rPr>
  </w:style>
  <w:style w:type="paragraph" w:styleId="Innehll1">
    <w:name w:val="toc 1"/>
    <w:basedOn w:val="Normal"/>
    <w:next w:val="Normal"/>
    <w:uiPriority w:val="39"/>
    <w:rsid w:val="00B80549"/>
    <w:pPr>
      <w:spacing w:before="240" w:after="120"/>
    </w:pPr>
    <w:rPr>
      <w:rFonts w:asciiTheme="minorHAnsi" w:hAnsiTheme="minorHAnsi"/>
      <w:b/>
      <w:bCs/>
      <w:sz w:val="20"/>
      <w:szCs w:val="20"/>
    </w:rPr>
  </w:style>
  <w:style w:type="table" w:customStyle="1" w:styleId="Tabellrutnt1">
    <w:name w:val="Tabellrutnät1"/>
    <w:basedOn w:val="Normaltabell"/>
    <w:next w:val="Tabellrutnt"/>
    <w:rsid w:val="00B80549"/>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2"/>
      <w:bdr w:val="none" w:sz="0" w:space="0" w:color="auto"/>
      <w:lang w:val="en-US"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stycke">
    <w:name w:val="List Paragraph"/>
    <w:basedOn w:val="Normal"/>
    <w:uiPriority w:val="34"/>
    <w:qFormat/>
    <w:rsid w:val="002E6AC3"/>
    <w:pPr>
      <w:ind w:left="720"/>
      <w:contextualSpacing/>
    </w:pPr>
    <w:rPr>
      <w:rFonts w:ascii="IBM Plex Sans Text" w:hAnsi="IBM Plex Sans Text" w:cs="Arial Unicode MS"/>
      <w:color w:val="000000"/>
      <w:sz w:val="20"/>
      <w:szCs w:val="20"/>
      <w:lang w:val="sv-SE" w:eastAsia="sv-SE"/>
      <w14:textOutline w14:w="0" w14:cap="flat" w14:cmpd="sng" w14:algn="ctr">
        <w14:noFill/>
        <w14:prstDash w14:val="solid"/>
        <w14:bevel/>
      </w14:textOutline>
    </w:rPr>
  </w:style>
  <w:style w:type="table" w:customStyle="1" w:styleId="Tabellrutnt5">
    <w:name w:val="Tabellrutnät5"/>
    <w:basedOn w:val="Normaltabell"/>
    <w:next w:val="Tabellrutnt"/>
    <w:rsid w:val="002E6AC3"/>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2"/>
      <w:bdr w:val="none" w:sz="0" w:space="0" w:color="auto"/>
      <w:lang w:val="en-US"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Kommentarer">
    <w:name w:val="annotation text"/>
    <w:basedOn w:val="Normal"/>
    <w:link w:val="KommentarerChar"/>
    <w:uiPriority w:val="99"/>
    <w:unhideWhenUsed/>
    <w:rPr>
      <w:sz w:val="20"/>
      <w:szCs w:val="20"/>
    </w:rPr>
  </w:style>
  <w:style w:type="character" w:customStyle="1" w:styleId="KommentarerChar">
    <w:name w:val="Kommentarer Char"/>
    <w:basedOn w:val="Standardstycketeckensnitt"/>
    <w:link w:val="Kommentarer"/>
    <w:uiPriority w:val="99"/>
    <w:rPr>
      <w:lang w:val="en-GB" w:eastAsia="en-US"/>
    </w:rPr>
  </w:style>
  <w:style w:type="character" w:styleId="Kommentarsreferens">
    <w:name w:val="annotation reference"/>
    <w:basedOn w:val="Standardstycketeckensnitt"/>
    <w:uiPriority w:val="99"/>
    <w:semiHidden/>
    <w:unhideWhenUsed/>
    <w:rPr>
      <w:sz w:val="16"/>
      <w:szCs w:val="16"/>
    </w:rPr>
  </w:style>
  <w:style w:type="paragraph" w:styleId="Ingetavstnd">
    <w:name w:val="No Spacing"/>
    <w:link w:val="IngetavstndChar"/>
    <w:uiPriority w:val="1"/>
    <w:qFormat/>
    <w:rsid w:val="00AB734E"/>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en-US"/>
    </w:rPr>
  </w:style>
  <w:style w:type="character" w:customStyle="1" w:styleId="IngetavstndChar">
    <w:name w:val="Inget avstånd Char"/>
    <w:basedOn w:val="Standardstycketeckensnitt"/>
    <w:link w:val="Ingetavstnd"/>
    <w:uiPriority w:val="1"/>
    <w:rsid w:val="00AB734E"/>
    <w:rPr>
      <w:rFonts w:asciiTheme="minorHAnsi" w:eastAsiaTheme="minorEastAsia" w:hAnsiTheme="minorHAnsi" w:cstheme="minorBidi"/>
      <w:sz w:val="22"/>
      <w:szCs w:val="22"/>
      <w:bdr w:val="none" w:sz="0" w:space="0" w:color="auto"/>
      <w:lang w:val="en-US" w:eastAsia="en-US"/>
    </w:rPr>
  </w:style>
  <w:style w:type="paragraph" w:styleId="Innehllsfrteckningsrubrik">
    <w:name w:val="TOC Heading"/>
    <w:basedOn w:val="Rubrik1"/>
    <w:next w:val="Normal"/>
    <w:uiPriority w:val="39"/>
    <w:unhideWhenUsed/>
    <w:qFormat/>
    <w:rsid w:val="000A6999"/>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Innehll2">
    <w:name w:val="toc 2"/>
    <w:basedOn w:val="Normal"/>
    <w:next w:val="Normal"/>
    <w:autoRedefine/>
    <w:uiPriority w:val="39"/>
    <w:unhideWhenUsed/>
    <w:rsid w:val="000A6999"/>
    <w:pPr>
      <w:spacing w:before="120"/>
      <w:ind w:left="240"/>
    </w:pPr>
    <w:rPr>
      <w:rFonts w:asciiTheme="minorHAnsi" w:hAnsiTheme="minorHAnsi"/>
      <w:i/>
      <w:iCs/>
      <w:sz w:val="20"/>
      <w:szCs w:val="20"/>
    </w:rPr>
  </w:style>
  <w:style w:type="paragraph" w:styleId="Kommentarsmne">
    <w:name w:val="annotation subject"/>
    <w:basedOn w:val="Kommentarer"/>
    <w:next w:val="Kommentarer"/>
    <w:link w:val="KommentarsmneChar"/>
    <w:uiPriority w:val="99"/>
    <w:semiHidden/>
    <w:unhideWhenUsed/>
    <w:rsid w:val="00EB331C"/>
    <w:rPr>
      <w:b/>
      <w:bCs/>
    </w:rPr>
  </w:style>
  <w:style w:type="character" w:customStyle="1" w:styleId="KommentarsmneChar">
    <w:name w:val="Kommentarsämne Char"/>
    <w:basedOn w:val="KommentarerChar"/>
    <w:link w:val="Kommentarsmne"/>
    <w:uiPriority w:val="99"/>
    <w:semiHidden/>
    <w:rsid w:val="00EB331C"/>
    <w:rPr>
      <w:b/>
      <w:bCs/>
      <w:lang w:val="en-GB" w:eastAsia="en-US"/>
    </w:rPr>
  </w:style>
  <w:style w:type="table" w:styleId="Rutntstabell4dekorfrg1">
    <w:name w:val="Grid Table 4 Accent 1"/>
    <w:basedOn w:val="Normaltabell"/>
    <w:uiPriority w:val="49"/>
    <w:rsid w:val="006D1411"/>
    <w:tblPr>
      <w:tblStyleRowBandSize w:val="1"/>
      <w:tblStyleColBandSize w:val="1"/>
      <w:tblBorders>
        <w:top w:val="single" w:sz="4" w:space="0" w:color="69C59C" w:themeColor="accent1" w:themeTint="99"/>
        <w:left w:val="single" w:sz="4" w:space="0" w:color="69C59C" w:themeColor="accent1" w:themeTint="99"/>
        <w:bottom w:val="single" w:sz="4" w:space="0" w:color="69C59C" w:themeColor="accent1" w:themeTint="99"/>
        <w:right w:val="single" w:sz="4" w:space="0" w:color="69C59C" w:themeColor="accent1" w:themeTint="99"/>
        <w:insideH w:val="single" w:sz="4" w:space="0" w:color="69C59C" w:themeColor="accent1" w:themeTint="99"/>
        <w:insideV w:val="single" w:sz="4" w:space="0" w:color="69C59C" w:themeColor="accent1" w:themeTint="99"/>
      </w:tblBorders>
    </w:tblPr>
    <w:tblStylePr w:type="firstRow">
      <w:rPr>
        <w:b/>
        <w:bCs/>
        <w:color w:val="FFFFFF" w:themeColor="background1"/>
      </w:rPr>
      <w:tblPr/>
      <w:tcPr>
        <w:tcBorders>
          <w:top w:val="single" w:sz="4" w:space="0" w:color="2E7857" w:themeColor="accent1"/>
          <w:left w:val="single" w:sz="4" w:space="0" w:color="2E7857" w:themeColor="accent1"/>
          <w:bottom w:val="single" w:sz="4" w:space="0" w:color="2E7857" w:themeColor="accent1"/>
          <w:right w:val="single" w:sz="4" w:space="0" w:color="2E7857" w:themeColor="accent1"/>
          <w:insideH w:val="nil"/>
          <w:insideV w:val="nil"/>
        </w:tcBorders>
        <w:shd w:val="clear" w:color="auto" w:fill="2E7857" w:themeFill="accent1"/>
      </w:tcPr>
    </w:tblStylePr>
    <w:tblStylePr w:type="lastRow">
      <w:rPr>
        <w:b/>
        <w:bCs/>
      </w:rPr>
      <w:tblPr/>
      <w:tcPr>
        <w:tcBorders>
          <w:top w:val="double" w:sz="4" w:space="0" w:color="2E7857" w:themeColor="accent1"/>
        </w:tcBorders>
      </w:tcPr>
    </w:tblStylePr>
    <w:tblStylePr w:type="firstCol">
      <w:rPr>
        <w:b/>
        <w:bCs/>
      </w:rPr>
    </w:tblStylePr>
    <w:tblStylePr w:type="lastCol">
      <w:rPr>
        <w:b/>
        <w:bCs/>
      </w:rPr>
    </w:tblStylePr>
    <w:tblStylePr w:type="band1Vert">
      <w:tblPr/>
      <w:tcPr>
        <w:shd w:val="clear" w:color="auto" w:fill="CDECDE" w:themeFill="accent1" w:themeFillTint="33"/>
      </w:tcPr>
    </w:tblStylePr>
    <w:tblStylePr w:type="band1Horz">
      <w:tblPr/>
      <w:tcPr>
        <w:shd w:val="clear" w:color="auto" w:fill="CDECDE" w:themeFill="accent1" w:themeFillTint="33"/>
      </w:tcPr>
    </w:tblStylePr>
  </w:style>
  <w:style w:type="table" w:styleId="Listtabell4dekorfrg1">
    <w:name w:val="List Table 4 Accent 1"/>
    <w:basedOn w:val="Normaltabell"/>
    <w:uiPriority w:val="49"/>
    <w:rsid w:val="00695DB0"/>
    <w:tblPr>
      <w:tblStyleRowBandSize w:val="1"/>
      <w:tblStyleColBandSize w:val="1"/>
      <w:tblBorders>
        <w:top w:val="single" w:sz="4" w:space="0" w:color="69C59C" w:themeColor="accent1" w:themeTint="99"/>
        <w:left w:val="single" w:sz="4" w:space="0" w:color="69C59C" w:themeColor="accent1" w:themeTint="99"/>
        <w:bottom w:val="single" w:sz="4" w:space="0" w:color="69C59C" w:themeColor="accent1" w:themeTint="99"/>
        <w:right w:val="single" w:sz="4" w:space="0" w:color="69C59C" w:themeColor="accent1" w:themeTint="99"/>
        <w:insideH w:val="single" w:sz="4" w:space="0" w:color="69C59C" w:themeColor="accent1" w:themeTint="99"/>
      </w:tblBorders>
    </w:tblPr>
    <w:tblStylePr w:type="firstRow">
      <w:rPr>
        <w:b/>
        <w:bCs/>
        <w:color w:val="FFFFFF" w:themeColor="background1"/>
      </w:rPr>
      <w:tblPr/>
      <w:tcPr>
        <w:tcBorders>
          <w:top w:val="single" w:sz="4" w:space="0" w:color="2E7857" w:themeColor="accent1"/>
          <w:left w:val="single" w:sz="4" w:space="0" w:color="2E7857" w:themeColor="accent1"/>
          <w:bottom w:val="single" w:sz="4" w:space="0" w:color="2E7857" w:themeColor="accent1"/>
          <w:right w:val="single" w:sz="4" w:space="0" w:color="2E7857" w:themeColor="accent1"/>
          <w:insideH w:val="nil"/>
        </w:tcBorders>
        <w:shd w:val="clear" w:color="auto" w:fill="2E7857" w:themeFill="accent1"/>
      </w:tcPr>
    </w:tblStylePr>
    <w:tblStylePr w:type="lastRow">
      <w:rPr>
        <w:b/>
        <w:bCs/>
      </w:rPr>
      <w:tblPr/>
      <w:tcPr>
        <w:tcBorders>
          <w:top w:val="double" w:sz="4" w:space="0" w:color="69C59C" w:themeColor="accent1" w:themeTint="99"/>
        </w:tcBorders>
      </w:tcPr>
    </w:tblStylePr>
    <w:tblStylePr w:type="firstCol">
      <w:rPr>
        <w:b/>
        <w:bCs/>
      </w:rPr>
    </w:tblStylePr>
    <w:tblStylePr w:type="lastCol">
      <w:rPr>
        <w:b/>
        <w:bCs/>
      </w:rPr>
    </w:tblStylePr>
    <w:tblStylePr w:type="band1Vert">
      <w:tblPr/>
      <w:tcPr>
        <w:shd w:val="clear" w:color="auto" w:fill="CDECDE" w:themeFill="accent1" w:themeFillTint="33"/>
      </w:tcPr>
    </w:tblStylePr>
    <w:tblStylePr w:type="band1Horz">
      <w:tblPr/>
      <w:tcPr>
        <w:shd w:val="clear" w:color="auto" w:fill="CDECDE" w:themeFill="accent1" w:themeFillTint="33"/>
      </w:tcPr>
    </w:tblStylePr>
  </w:style>
  <w:style w:type="character" w:customStyle="1" w:styleId="Rubrik4Char">
    <w:name w:val="Rubrik 4 Char"/>
    <w:basedOn w:val="Standardstycketeckensnitt"/>
    <w:link w:val="Rubrik4"/>
    <w:uiPriority w:val="9"/>
    <w:rsid w:val="00A305E9"/>
    <w:rPr>
      <w:rFonts w:asciiTheme="majorHAnsi" w:eastAsiaTheme="majorEastAsia" w:hAnsiTheme="majorHAnsi" w:cstheme="majorBidi"/>
      <w:i/>
      <w:iCs/>
      <w:color w:val="225941" w:themeColor="accent1" w:themeShade="BF"/>
      <w:sz w:val="24"/>
      <w:szCs w:val="24"/>
      <w:lang w:val="en-GB" w:eastAsia="en-US"/>
    </w:rPr>
  </w:style>
  <w:style w:type="table" w:styleId="Rutntstabell4dekorfrg5">
    <w:name w:val="Grid Table 4 Accent 5"/>
    <w:basedOn w:val="Normaltabell"/>
    <w:uiPriority w:val="99"/>
    <w:rsid w:val="00310986"/>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4"/>
      <w:szCs w:val="24"/>
      <w:bdr w:val="none" w:sz="0" w:space="0" w:color="auto"/>
      <w:lang w:eastAsia="en-US"/>
    </w:rPr>
    <w:tblPr>
      <w:tblStyleRowBandSize w:val="1"/>
      <w:tblStyleColBandSize w:val="1"/>
      <w:tblBorders>
        <w:top w:val="single" w:sz="4" w:space="0" w:color="FFA194" w:themeColor="accent5" w:themeTint="99"/>
        <w:left w:val="single" w:sz="4" w:space="0" w:color="FFA194" w:themeColor="accent5" w:themeTint="99"/>
        <w:bottom w:val="single" w:sz="4" w:space="0" w:color="FFA194" w:themeColor="accent5" w:themeTint="99"/>
        <w:right w:val="single" w:sz="4" w:space="0" w:color="FFA194" w:themeColor="accent5" w:themeTint="99"/>
        <w:insideH w:val="single" w:sz="4" w:space="0" w:color="FFA194" w:themeColor="accent5" w:themeTint="99"/>
        <w:insideV w:val="single" w:sz="4" w:space="0" w:color="FFA194" w:themeColor="accent5" w:themeTint="99"/>
      </w:tblBorders>
    </w:tblPr>
    <w:tblStylePr w:type="firstRow">
      <w:rPr>
        <w:b/>
        <w:bCs/>
        <w:color w:val="FFFFFF" w:themeColor="background1"/>
      </w:rPr>
      <w:tblPr/>
      <w:tcPr>
        <w:tcBorders>
          <w:top w:val="single" w:sz="4" w:space="0" w:color="FF644E" w:themeColor="accent5"/>
          <w:left w:val="single" w:sz="4" w:space="0" w:color="FF644E" w:themeColor="accent5"/>
          <w:bottom w:val="single" w:sz="4" w:space="0" w:color="FF644E" w:themeColor="accent5"/>
          <w:right w:val="single" w:sz="4" w:space="0" w:color="FF644E" w:themeColor="accent5"/>
          <w:insideH w:val="nil"/>
          <w:insideV w:val="nil"/>
        </w:tcBorders>
        <w:shd w:val="clear" w:color="auto" w:fill="FF644E" w:themeFill="accent5"/>
      </w:tcPr>
    </w:tblStylePr>
    <w:tblStylePr w:type="lastRow">
      <w:rPr>
        <w:b/>
        <w:bCs/>
      </w:rPr>
      <w:tblPr/>
      <w:tcPr>
        <w:tcBorders>
          <w:top w:val="double" w:sz="4" w:space="0" w:color="FF644E" w:themeColor="accent5"/>
        </w:tcBorders>
      </w:tcPr>
    </w:tblStylePr>
    <w:tblStylePr w:type="firstCol">
      <w:rPr>
        <w:b/>
        <w:bCs/>
      </w:rPr>
    </w:tblStylePr>
    <w:tblStylePr w:type="lastCol">
      <w:rPr>
        <w:b/>
        <w:bCs/>
      </w:rPr>
    </w:tblStylePr>
    <w:tblStylePr w:type="band1Vert">
      <w:tblPr/>
      <w:tcPr>
        <w:shd w:val="clear" w:color="auto" w:fill="FFDFDB" w:themeFill="accent5" w:themeFillTint="33"/>
      </w:tcPr>
    </w:tblStylePr>
    <w:tblStylePr w:type="band1Horz">
      <w:tblPr/>
      <w:tcPr>
        <w:shd w:val="clear" w:color="auto" w:fill="FFDFDB" w:themeFill="accent5" w:themeFillTint="33"/>
      </w:tcPr>
    </w:tblStylePr>
  </w:style>
  <w:style w:type="paragraph" w:styleId="HTML-frformaterad">
    <w:name w:val="HTML Preformatted"/>
    <w:basedOn w:val="Normal"/>
    <w:link w:val="HTML-frformateradChar"/>
    <w:uiPriority w:val="99"/>
    <w:semiHidden/>
    <w:unhideWhenUsed/>
    <w:rsid w:val="00201F2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pl-PL" w:eastAsia="pl-PL"/>
    </w:rPr>
  </w:style>
  <w:style w:type="character" w:customStyle="1" w:styleId="HTML-frformateradChar">
    <w:name w:val="HTML - förformaterad Char"/>
    <w:basedOn w:val="Standardstycketeckensnitt"/>
    <w:link w:val="HTML-frformaterad"/>
    <w:uiPriority w:val="99"/>
    <w:semiHidden/>
    <w:rsid w:val="00201F2F"/>
    <w:rPr>
      <w:rFonts w:ascii="Courier New" w:eastAsia="Times New Roman" w:hAnsi="Courier New" w:cs="Courier New"/>
      <w:bdr w:val="none" w:sz="0" w:space="0" w:color="auto"/>
      <w:lang w:val="pl-PL" w:eastAsia="pl-PL"/>
    </w:rPr>
  </w:style>
  <w:style w:type="paragraph" w:styleId="Innehll3">
    <w:name w:val="toc 3"/>
    <w:basedOn w:val="Normal"/>
    <w:next w:val="Normal"/>
    <w:autoRedefine/>
    <w:uiPriority w:val="39"/>
    <w:unhideWhenUsed/>
    <w:rsid w:val="00E30B14"/>
    <w:pPr>
      <w:ind w:left="480"/>
    </w:pPr>
    <w:rPr>
      <w:rFonts w:asciiTheme="minorHAnsi" w:hAnsiTheme="minorHAnsi"/>
      <w:sz w:val="20"/>
      <w:szCs w:val="20"/>
    </w:rPr>
  </w:style>
  <w:style w:type="paragraph" w:styleId="Beskrivning">
    <w:name w:val="caption"/>
    <w:basedOn w:val="Normal"/>
    <w:next w:val="Normal"/>
    <w:uiPriority w:val="35"/>
    <w:unhideWhenUsed/>
    <w:qFormat/>
    <w:rsid w:val="00FC3364"/>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spacing w:after="200"/>
    </w:pPr>
    <w:rPr>
      <w:rFonts w:eastAsia="SimSun" w:cs="Mangal"/>
      <w:i/>
      <w:iCs/>
      <w:color w:val="5E5E5E" w:themeColor="text2"/>
      <w:kern w:val="1"/>
      <w:sz w:val="18"/>
      <w:szCs w:val="16"/>
      <w:bdr w:val="none" w:sz="0" w:space="0" w:color="auto"/>
      <w:lang w:val="sv-SE" w:eastAsia="hi-IN" w:bidi="hi-IN"/>
    </w:rPr>
  </w:style>
  <w:style w:type="paragraph" w:styleId="Revision">
    <w:name w:val="Revision"/>
    <w:hidden/>
    <w:uiPriority w:val="99"/>
    <w:semiHidden/>
    <w:rsid w:val="00647CDF"/>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GB" w:eastAsia="en-US"/>
    </w:rPr>
  </w:style>
  <w:style w:type="character" w:styleId="Platshllartext">
    <w:name w:val="Placeholder Text"/>
    <w:basedOn w:val="Standardstycketeckensnitt"/>
    <w:uiPriority w:val="99"/>
    <w:semiHidden/>
    <w:rsid w:val="00C35B83"/>
    <w:rPr>
      <w:color w:val="666666"/>
    </w:rPr>
  </w:style>
  <w:style w:type="character" w:styleId="Stark">
    <w:name w:val="Strong"/>
    <w:basedOn w:val="Standardstycketeckensnitt"/>
    <w:uiPriority w:val="22"/>
    <w:qFormat/>
    <w:rsid w:val="00776159"/>
    <w:rPr>
      <w:b/>
      <w:bCs/>
    </w:rPr>
  </w:style>
  <w:style w:type="paragraph" w:styleId="Innehll4">
    <w:name w:val="toc 4"/>
    <w:basedOn w:val="Normal"/>
    <w:next w:val="Normal"/>
    <w:autoRedefine/>
    <w:uiPriority w:val="39"/>
    <w:semiHidden/>
    <w:unhideWhenUsed/>
    <w:rsid w:val="007151B0"/>
    <w:pPr>
      <w:ind w:left="720"/>
    </w:pPr>
    <w:rPr>
      <w:rFonts w:asciiTheme="minorHAnsi" w:hAnsiTheme="minorHAnsi"/>
      <w:sz w:val="20"/>
      <w:szCs w:val="20"/>
    </w:rPr>
  </w:style>
  <w:style w:type="paragraph" w:styleId="Innehll5">
    <w:name w:val="toc 5"/>
    <w:basedOn w:val="Normal"/>
    <w:next w:val="Normal"/>
    <w:autoRedefine/>
    <w:uiPriority w:val="39"/>
    <w:semiHidden/>
    <w:unhideWhenUsed/>
    <w:rsid w:val="007151B0"/>
    <w:pPr>
      <w:ind w:left="960"/>
    </w:pPr>
    <w:rPr>
      <w:rFonts w:asciiTheme="minorHAnsi" w:hAnsiTheme="minorHAnsi"/>
      <w:sz w:val="20"/>
      <w:szCs w:val="20"/>
    </w:rPr>
  </w:style>
  <w:style w:type="paragraph" w:styleId="Innehll6">
    <w:name w:val="toc 6"/>
    <w:basedOn w:val="Normal"/>
    <w:next w:val="Normal"/>
    <w:autoRedefine/>
    <w:uiPriority w:val="39"/>
    <w:semiHidden/>
    <w:unhideWhenUsed/>
    <w:rsid w:val="007151B0"/>
    <w:pPr>
      <w:ind w:left="1200"/>
    </w:pPr>
    <w:rPr>
      <w:rFonts w:asciiTheme="minorHAnsi" w:hAnsiTheme="minorHAnsi"/>
      <w:sz w:val="20"/>
      <w:szCs w:val="20"/>
    </w:rPr>
  </w:style>
  <w:style w:type="paragraph" w:styleId="Innehll7">
    <w:name w:val="toc 7"/>
    <w:basedOn w:val="Normal"/>
    <w:next w:val="Normal"/>
    <w:autoRedefine/>
    <w:uiPriority w:val="39"/>
    <w:semiHidden/>
    <w:unhideWhenUsed/>
    <w:rsid w:val="007151B0"/>
    <w:pPr>
      <w:ind w:left="1440"/>
    </w:pPr>
    <w:rPr>
      <w:rFonts w:asciiTheme="minorHAnsi" w:hAnsiTheme="minorHAnsi"/>
      <w:sz w:val="20"/>
      <w:szCs w:val="20"/>
    </w:rPr>
  </w:style>
  <w:style w:type="paragraph" w:styleId="Innehll8">
    <w:name w:val="toc 8"/>
    <w:basedOn w:val="Normal"/>
    <w:next w:val="Normal"/>
    <w:autoRedefine/>
    <w:uiPriority w:val="39"/>
    <w:semiHidden/>
    <w:unhideWhenUsed/>
    <w:rsid w:val="007151B0"/>
    <w:pPr>
      <w:ind w:left="1680"/>
    </w:pPr>
    <w:rPr>
      <w:rFonts w:asciiTheme="minorHAnsi" w:hAnsiTheme="minorHAnsi"/>
      <w:sz w:val="20"/>
      <w:szCs w:val="20"/>
    </w:rPr>
  </w:style>
  <w:style w:type="paragraph" w:styleId="Innehll9">
    <w:name w:val="toc 9"/>
    <w:basedOn w:val="Normal"/>
    <w:next w:val="Normal"/>
    <w:autoRedefine/>
    <w:uiPriority w:val="39"/>
    <w:semiHidden/>
    <w:unhideWhenUsed/>
    <w:rsid w:val="007151B0"/>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3856">
      <w:bodyDiv w:val="1"/>
      <w:marLeft w:val="0"/>
      <w:marRight w:val="0"/>
      <w:marTop w:val="0"/>
      <w:marBottom w:val="0"/>
      <w:divBdr>
        <w:top w:val="none" w:sz="0" w:space="0" w:color="auto"/>
        <w:left w:val="none" w:sz="0" w:space="0" w:color="auto"/>
        <w:bottom w:val="none" w:sz="0" w:space="0" w:color="auto"/>
        <w:right w:val="none" w:sz="0" w:space="0" w:color="auto"/>
      </w:divBdr>
      <w:divsChild>
        <w:div w:id="1501969893">
          <w:marLeft w:val="1166"/>
          <w:marRight w:val="0"/>
          <w:marTop w:val="0"/>
          <w:marBottom w:val="0"/>
          <w:divBdr>
            <w:top w:val="none" w:sz="0" w:space="0" w:color="auto"/>
            <w:left w:val="none" w:sz="0" w:space="0" w:color="auto"/>
            <w:bottom w:val="none" w:sz="0" w:space="0" w:color="auto"/>
            <w:right w:val="none" w:sz="0" w:space="0" w:color="auto"/>
          </w:divBdr>
        </w:div>
        <w:div w:id="1554930225">
          <w:marLeft w:val="1166"/>
          <w:marRight w:val="0"/>
          <w:marTop w:val="0"/>
          <w:marBottom w:val="0"/>
          <w:divBdr>
            <w:top w:val="none" w:sz="0" w:space="0" w:color="auto"/>
            <w:left w:val="none" w:sz="0" w:space="0" w:color="auto"/>
            <w:bottom w:val="none" w:sz="0" w:space="0" w:color="auto"/>
            <w:right w:val="none" w:sz="0" w:space="0" w:color="auto"/>
          </w:divBdr>
        </w:div>
        <w:div w:id="2121872913">
          <w:marLeft w:val="1166"/>
          <w:marRight w:val="0"/>
          <w:marTop w:val="0"/>
          <w:marBottom w:val="0"/>
          <w:divBdr>
            <w:top w:val="none" w:sz="0" w:space="0" w:color="auto"/>
            <w:left w:val="none" w:sz="0" w:space="0" w:color="auto"/>
            <w:bottom w:val="none" w:sz="0" w:space="0" w:color="auto"/>
            <w:right w:val="none" w:sz="0" w:space="0" w:color="auto"/>
          </w:divBdr>
        </w:div>
        <w:div w:id="229704632">
          <w:marLeft w:val="1166"/>
          <w:marRight w:val="0"/>
          <w:marTop w:val="0"/>
          <w:marBottom w:val="0"/>
          <w:divBdr>
            <w:top w:val="none" w:sz="0" w:space="0" w:color="auto"/>
            <w:left w:val="none" w:sz="0" w:space="0" w:color="auto"/>
            <w:bottom w:val="none" w:sz="0" w:space="0" w:color="auto"/>
            <w:right w:val="none" w:sz="0" w:space="0" w:color="auto"/>
          </w:divBdr>
        </w:div>
        <w:div w:id="100994897">
          <w:marLeft w:val="1166"/>
          <w:marRight w:val="0"/>
          <w:marTop w:val="0"/>
          <w:marBottom w:val="0"/>
          <w:divBdr>
            <w:top w:val="none" w:sz="0" w:space="0" w:color="auto"/>
            <w:left w:val="none" w:sz="0" w:space="0" w:color="auto"/>
            <w:bottom w:val="none" w:sz="0" w:space="0" w:color="auto"/>
            <w:right w:val="none" w:sz="0" w:space="0" w:color="auto"/>
          </w:divBdr>
        </w:div>
      </w:divsChild>
    </w:div>
    <w:div w:id="96291842">
      <w:bodyDiv w:val="1"/>
      <w:marLeft w:val="0"/>
      <w:marRight w:val="0"/>
      <w:marTop w:val="0"/>
      <w:marBottom w:val="0"/>
      <w:divBdr>
        <w:top w:val="none" w:sz="0" w:space="0" w:color="auto"/>
        <w:left w:val="none" w:sz="0" w:space="0" w:color="auto"/>
        <w:bottom w:val="none" w:sz="0" w:space="0" w:color="auto"/>
        <w:right w:val="none" w:sz="0" w:space="0" w:color="auto"/>
      </w:divBdr>
    </w:div>
    <w:div w:id="122358075">
      <w:bodyDiv w:val="1"/>
      <w:marLeft w:val="0"/>
      <w:marRight w:val="0"/>
      <w:marTop w:val="0"/>
      <w:marBottom w:val="0"/>
      <w:divBdr>
        <w:top w:val="none" w:sz="0" w:space="0" w:color="auto"/>
        <w:left w:val="none" w:sz="0" w:space="0" w:color="auto"/>
        <w:bottom w:val="none" w:sz="0" w:space="0" w:color="auto"/>
        <w:right w:val="none" w:sz="0" w:space="0" w:color="auto"/>
      </w:divBdr>
    </w:div>
    <w:div w:id="183523841">
      <w:bodyDiv w:val="1"/>
      <w:marLeft w:val="0"/>
      <w:marRight w:val="0"/>
      <w:marTop w:val="0"/>
      <w:marBottom w:val="0"/>
      <w:divBdr>
        <w:top w:val="none" w:sz="0" w:space="0" w:color="auto"/>
        <w:left w:val="none" w:sz="0" w:space="0" w:color="auto"/>
        <w:bottom w:val="none" w:sz="0" w:space="0" w:color="auto"/>
        <w:right w:val="none" w:sz="0" w:space="0" w:color="auto"/>
      </w:divBdr>
    </w:div>
    <w:div w:id="215774764">
      <w:bodyDiv w:val="1"/>
      <w:marLeft w:val="0"/>
      <w:marRight w:val="0"/>
      <w:marTop w:val="0"/>
      <w:marBottom w:val="0"/>
      <w:divBdr>
        <w:top w:val="none" w:sz="0" w:space="0" w:color="auto"/>
        <w:left w:val="none" w:sz="0" w:space="0" w:color="auto"/>
        <w:bottom w:val="none" w:sz="0" w:space="0" w:color="auto"/>
        <w:right w:val="none" w:sz="0" w:space="0" w:color="auto"/>
      </w:divBdr>
      <w:divsChild>
        <w:div w:id="1820147583">
          <w:marLeft w:val="1080"/>
          <w:marRight w:val="0"/>
          <w:marTop w:val="120"/>
          <w:marBottom w:val="0"/>
          <w:divBdr>
            <w:top w:val="none" w:sz="0" w:space="0" w:color="auto"/>
            <w:left w:val="none" w:sz="0" w:space="0" w:color="auto"/>
            <w:bottom w:val="none" w:sz="0" w:space="0" w:color="auto"/>
            <w:right w:val="none" w:sz="0" w:space="0" w:color="auto"/>
          </w:divBdr>
        </w:div>
      </w:divsChild>
    </w:div>
    <w:div w:id="219366539">
      <w:bodyDiv w:val="1"/>
      <w:marLeft w:val="0"/>
      <w:marRight w:val="0"/>
      <w:marTop w:val="0"/>
      <w:marBottom w:val="0"/>
      <w:divBdr>
        <w:top w:val="none" w:sz="0" w:space="0" w:color="auto"/>
        <w:left w:val="none" w:sz="0" w:space="0" w:color="auto"/>
        <w:bottom w:val="none" w:sz="0" w:space="0" w:color="auto"/>
        <w:right w:val="none" w:sz="0" w:space="0" w:color="auto"/>
      </w:divBdr>
    </w:div>
    <w:div w:id="222906584">
      <w:bodyDiv w:val="1"/>
      <w:marLeft w:val="0"/>
      <w:marRight w:val="0"/>
      <w:marTop w:val="0"/>
      <w:marBottom w:val="0"/>
      <w:divBdr>
        <w:top w:val="none" w:sz="0" w:space="0" w:color="auto"/>
        <w:left w:val="none" w:sz="0" w:space="0" w:color="auto"/>
        <w:bottom w:val="none" w:sz="0" w:space="0" w:color="auto"/>
        <w:right w:val="none" w:sz="0" w:space="0" w:color="auto"/>
      </w:divBdr>
    </w:div>
    <w:div w:id="233587936">
      <w:bodyDiv w:val="1"/>
      <w:marLeft w:val="0"/>
      <w:marRight w:val="0"/>
      <w:marTop w:val="0"/>
      <w:marBottom w:val="0"/>
      <w:divBdr>
        <w:top w:val="none" w:sz="0" w:space="0" w:color="auto"/>
        <w:left w:val="none" w:sz="0" w:space="0" w:color="auto"/>
        <w:bottom w:val="none" w:sz="0" w:space="0" w:color="auto"/>
        <w:right w:val="none" w:sz="0" w:space="0" w:color="auto"/>
      </w:divBdr>
    </w:div>
    <w:div w:id="246769597">
      <w:bodyDiv w:val="1"/>
      <w:marLeft w:val="0"/>
      <w:marRight w:val="0"/>
      <w:marTop w:val="0"/>
      <w:marBottom w:val="0"/>
      <w:divBdr>
        <w:top w:val="none" w:sz="0" w:space="0" w:color="auto"/>
        <w:left w:val="none" w:sz="0" w:space="0" w:color="auto"/>
        <w:bottom w:val="none" w:sz="0" w:space="0" w:color="auto"/>
        <w:right w:val="none" w:sz="0" w:space="0" w:color="auto"/>
      </w:divBdr>
    </w:div>
    <w:div w:id="474372503">
      <w:bodyDiv w:val="1"/>
      <w:marLeft w:val="0"/>
      <w:marRight w:val="0"/>
      <w:marTop w:val="0"/>
      <w:marBottom w:val="0"/>
      <w:divBdr>
        <w:top w:val="none" w:sz="0" w:space="0" w:color="auto"/>
        <w:left w:val="none" w:sz="0" w:space="0" w:color="auto"/>
        <w:bottom w:val="none" w:sz="0" w:space="0" w:color="auto"/>
        <w:right w:val="none" w:sz="0" w:space="0" w:color="auto"/>
      </w:divBdr>
    </w:div>
    <w:div w:id="662852361">
      <w:bodyDiv w:val="1"/>
      <w:marLeft w:val="0"/>
      <w:marRight w:val="0"/>
      <w:marTop w:val="0"/>
      <w:marBottom w:val="0"/>
      <w:divBdr>
        <w:top w:val="none" w:sz="0" w:space="0" w:color="auto"/>
        <w:left w:val="none" w:sz="0" w:space="0" w:color="auto"/>
        <w:bottom w:val="none" w:sz="0" w:space="0" w:color="auto"/>
        <w:right w:val="none" w:sz="0" w:space="0" w:color="auto"/>
      </w:divBdr>
    </w:div>
    <w:div w:id="711004746">
      <w:bodyDiv w:val="1"/>
      <w:marLeft w:val="0"/>
      <w:marRight w:val="0"/>
      <w:marTop w:val="0"/>
      <w:marBottom w:val="0"/>
      <w:divBdr>
        <w:top w:val="none" w:sz="0" w:space="0" w:color="auto"/>
        <w:left w:val="none" w:sz="0" w:space="0" w:color="auto"/>
        <w:bottom w:val="none" w:sz="0" w:space="0" w:color="auto"/>
        <w:right w:val="none" w:sz="0" w:space="0" w:color="auto"/>
      </w:divBdr>
      <w:divsChild>
        <w:div w:id="1594049375">
          <w:marLeft w:val="0"/>
          <w:marRight w:val="0"/>
          <w:marTop w:val="0"/>
          <w:marBottom w:val="0"/>
          <w:divBdr>
            <w:top w:val="none" w:sz="0" w:space="0" w:color="auto"/>
            <w:left w:val="none" w:sz="0" w:space="0" w:color="auto"/>
            <w:bottom w:val="none" w:sz="0" w:space="0" w:color="auto"/>
            <w:right w:val="none" w:sz="0" w:space="0" w:color="auto"/>
          </w:divBdr>
          <w:divsChild>
            <w:div w:id="7295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5431">
      <w:bodyDiv w:val="1"/>
      <w:marLeft w:val="0"/>
      <w:marRight w:val="0"/>
      <w:marTop w:val="0"/>
      <w:marBottom w:val="0"/>
      <w:divBdr>
        <w:top w:val="none" w:sz="0" w:space="0" w:color="auto"/>
        <w:left w:val="none" w:sz="0" w:space="0" w:color="auto"/>
        <w:bottom w:val="none" w:sz="0" w:space="0" w:color="auto"/>
        <w:right w:val="none" w:sz="0" w:space="0" w:color="auto"/>
      </w:divBdr>
    </w:div>
    <w:div w:id="826752181">
      <w:bodyDiv w:val="1"/>
      <w:marLeft w:val="0"/>
      <w:marRight w:val="0"/>
      <w:marTop w:val="0"/>
      <w:marBottom w:val="0"/>
      <w:divBdr>
        <w:top w:val="none" w:sz="0" w:space="0" w:color="auto"/>
        <w:left w:val="none" w:sz="0" w:space="0" w:color="auto"/>
        <w:bottom w:val="none" w:sz="0" w:space="0" w:color="auto"/>
        <w:right w:val="none" w:sz="0" w:space="0" w:color="auto"/>
      </w:divBdr>
    </w:div>
    <w:div w:id="1027293496">
      <w:bodyDiv w:val="1"/>
      <w:marLeft w:val="0"/>
      <w:marRight w:val="0"/>
      <w:marTop w:val="0"/>
      <w:marBottom w:val="0"/>
      <w:divBdr>
        <w:top w:val="none" w:sz="0" w:space="0" w:color="auto"/>
        <w:left w:val="none" w:sz="0" w:space="0" w:color="auto"/>
        <w:bottom w:val="none" w:sz="0" w:space="0" w:color="auto"/>
        <w:right w:val="none" w:sz="0" w:space="0" w:color="auto"/>
      </w:divBdr>
    </w:div>
    <w:div w:id="1034622694">
      <w:bodyDiv w:val="1"/>
      <w:marLeft w:val="0"/>
      <w:marRight w:val="0"/>
      <w:marTop w:val="0"/>
      <w:marBottom w:val="0"/>
      <w:divBdr>
        <w:top w:val="none" w:sz="0" w:space="0" w:color="auto"/>
        <w:left w:val="none" w:sz="0" w:space="0" w:color="auto"/>
        <w:bottom w:val="none" w:sz="0" w:space="0" w:color="auto"/>
        <w:right w:val="none" w:sz="0" w:space="0" w:color="auto"/>
      </w:divBdr>
    </w:div>
    <w:div w:id="1062947672">
      <w:bodyDiv w:val="1"/>
      <w:marLeft w:val="0"/>
      <w:marRight w:val="0"/>
      <w:marTop w:val="0"/>
      <w:marBottom w:val="0"/>
      <w:divBdr>
        <w:top w:val="none" w:sz="0" w:space="0" w:color="auto"/>
        <w:left w:val="none" w:sz="0" w:space="0" w:color="auto"/>
        <w:bottom w:val="none" w:sz="0" w:space="0" w:color="auto"/>
        <w:right w:val="none" w:sz="0" w:space="0" w:color="auto"/>
      </w:divBdr>
    </w:div>
    <w:div w:id="1109198337">
      <w:bodyDiv w:val="1"/>
      <w:marLeft w:val="0"/>
      <w:marRight w:val="0"/>
      <w:marTop w:val="0"/>
      <w:marBottom w:val="0"/>
      <w:divBdr>
        <w:top w:val="none" w:sz="0" w:space="0" w:color="auto"/>
        <w:left w:val="none" w:sz="0" w:space="0" w:color="auto"/>
        <w:bottom w:val="none" w:sz="0" w:space="0" w:color="auto"/>
        <w:right w:val="none" w:sz="0" w:space="0" w:color="auto"/>
      </w:divBdr>
    </w:div>
    <w:div w:id="1142700647">
      <w:bodyDiv w:val="1"/>
      <w:marLeft w:val="0"/>
      <w:marRight w:val="0"/>
      <w:marTop w:val="0"/>
      <w:marBottom w:val="0"/>
      <w:divBdr>
        <w:top w:val="none" w:sz="0" w:space="0" w:color="auto"/>
        <w:left w:val="none" w:sz="0" w:space="0" w:color="auto"/>
        <w:bottom w:val="none" w:sz="0" w:space="0" w:color="auto"/>
        <w:right w:val="none" w:sz="0" w:space="0" w:color="auto"/>
      </w:divBdr>
    </w:div>
    <w:div w:id="1218932377">
      <w:bodyDiv w:val="1"/>
      <w:marLeft w:val="0"/>
      <w:marRight w:val="0"/>
      <w:marTop w:val="0"/>
      <w:marBottom w:val="0"/>
      <w:divBdr>
        <w:top w:val="none" w:sz="0" w:space="0" w:color="auto"/>
        <w:left w:val="none" w:sz="0" w:space="0" w:color="auto"/>
        <w:bottom w:val="none" w:sz="0" w:space="0" w:color="auto"/>
        <w:right w:val="none" w:sz="0" w:space="0" w:color="auto"/>
      </w:divBdr>
    </w:div>
    <w:div w:id="1444350208">
      <w:bodyDiv w:val="1"/>
      <w:marLeft w:val="0"/>
      <w:marRight w:val="0"/>
      <w:marTop w:val="0"/>
      <w:marBottom w:val="0"/>
      <w:divBdr>
        <w:top w:val="none" w:sz="0" w:space="0" w:color="auto"/>
        <w:left w:val="none" w:sz="0" w:space="0" w:color="auto"/>
        <w:bottom w:val="none" w:sz="0" w:space="0" w:color="auto"/>
        <w:right w:val="none" w:sz="0" w:space="0" w:color="auto"/>
      </w:divBdr>
    </w:div>
    <w:div w:id="1601134722">
      <w:bodyDiv w:val="1"/>
      <w:marLeft w:val="0"/>
      <w:marRight w:val="0"/>
      <w:marTop w:val="0"/>
      <w:marBottom w:val="0"/>
      <w:divBdr>
        <w:top w:val="none" w:sz="0" w:space="0" w:color="auto"/>
        <w:left w:val="none" w:sz="0" w:space="0" w:color="auto"/>
        <w:bottom w:val="none" w:sz="0" w:space="0" w:color="auto"/>
        <w:right w:val="none" w:sz="0" w:space="0" w:color="auto"/>
      </w:divBdr>
      <w:divsChild>
        <w:div w:id="869492565">
          <w:marLeft w:val="0"/>
          <w:marRight w:val="0"/>
          <w:marTop w:val="0"/>
          <w:marBottom w:val="0"/>
          <w:divBdr>
            <w:top w:val="none" w:sz="0" w:space="0" w:color="auto"/>
            <w:left w:val="none" w:sz="0" w:space="0" w:color="auto"/>
            <w:bottom w:val="none" w:sz="0" w:space="0" w:color="auto"/>
            <w:right w:val="none" w:sz="0" w:space="0" w:color="auto"/>
          </w:divBdr>
          <w:divsChild>
            <w:div w:id="17139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7327">
      <w:bodyDiv w:val="1"/>
      <w:marLeft w:val="0"/>
      <w:marRight w:val="0"/>
      <w:marTop w:val="0"/>
      <w:marBottom w:val="0"/>
      <w:divBdr>
        <w:top w:val="none" w:sz="0" w:space="0" w:color="auto"/>
        <w:left w:val="none" w:sz="0" w:space="0" w:color="auto"/>
        <w:bottom w:val="none" w:sz="0" w:space="0" w:color="auto"/>
        <w:right w:val="none" w:sz="0" w:space="0" w:color="auto"/>
      </w:divBdr>
    </w:div>
    <w:div w:id="2019846304">
      <w:bodyDiv w:val="1"/>
      <w:marLeft w:val="0"/>
      <w:marRight w:val="0"/>
      <w:marTop w:val="0"/>
      <w:marBottom w:val="0"/>
      <w:divBdr>
        <w:top w:val="none" w:sz="0" w:space="0" w:color="auto"/>
        <w:left w:val="none" w:sz="0" w:space="0" w:color="auto"/>
        <w:bottom w:val="none" w:sz="0" w:space="0" w:color="auto"/>
        <w:right w:val="none" w:sz="0" w:space="0" w:color="auto"/>
      </w:divBdr>
      <w:divsChild>
        <w:div w:id="114450222">
          <w:marLeft w:val="0"/>
          <w:marRight w:val="0"/>
          <w:marTop w:val="0"/>
          <w:marBottom w:val="0"/>
          <w:divBdr>
            <w:top w:val="none" w:sz="0" w:space="0" w:color="auto"/>
            <w:left w:val="none" w:sz="0" w:space="0" w:color="auto"/>
            <w:bottom w:val="none" w:sz="0" w:space="0" w:color="auto"/>
            <w:right w:val="none" w:sz="0" w:space="0" w:color="auto"/>
          </w:divBdr>
          <w:divsChild>
            <w:div w:id="651720512">
              <w:marLeft w:val="0"/>
              <w:marRight w:val="0"/>
              <w:marTop w:val="0"/>
              <w:marBottom w:val="0"/>
              <w:divBdr>
                <w:top w:val="none" w:sz="0" w:space="0" w:color="auto"/>
                <w:left w:val="none" w:sz="0" w:space="0" w:color="auto"/>
                <w:bottom w:val="none" w:sz="0" w:space="0" w:color="auto"/>
                <w:right w:val="none" w:sz="0" w:space="0" w:color="auto"/>
              </w:divBdr>
            </w:div>
          </w:divsChild>
        </w:div>
        <w:div w:id="533621014">
          <w:marLeft w:val="0"/>
          <w:marRight w:val="0"/>
          <w:marTop w:val="0"/>
          <w:marBottom w:val="0"/>
          <w:divBdr>
            <w:top w:val="none" w:sz="0" w:space="0" w:color="auto"/>
            <w:left w:val="none" w:sz="0" w:space="0" w:color="auto"/>
            <w:bottom w:val="none" w:sz="0" w:space="0" w:color="auto"/>
            <w:right w:val="none" w:sz="0" w:space="0" w:color="auto"/>
          </w:divBdr>
          <w:divsChild>
            <w:div w:id="186600721">
              <w:marLeft w:val="0"/>
              <w:marRight w:val="0"/>
              <w:marTop w:val="0"/>
              <w:marBottom w:val="0"/>
              <w:divBdr>
                <w:top w:val="none" w:sz="0" w:space="0" w:color="auto"/>
                <w:left w:val="none" w:sz="0" w:space="0" w:color="auto"/>
                <w:bottom w:val="none" w:sz="0" w:space="0" w:color="auto"/>
                <w:right w:val="none" w:sz="0" w:space="0" w:color="auto"/>
              </w:divBdr>
            </w:div>
          </w:divsChild>
        </w:div>
        <w:div w:id="1067537213">
          <w:marLeft w:val="0"/>
          <w:marRight w:val="0"/>
          <w:marTop w:val="0"/>
          <w:marBottom w:val="0"/>
          <w:divBdr>
            <w:top w:val="none" w:sz="0" w:space="0" w:color="auto"/>
            <w:left w:val="none" w:sz="0" w:space="0" w:color="auto"/>
            <w:bottom w:val="none" w:sz="0" w:space="0" w:color="auto"/>
            <w:right w:val="none" w:sz="0" w:space="0" w:color="auto"/>
          </w:divBdr>
          <w:divsChild>
            <w:div w:id="1963925591">
              <w:marLeft w:val="0"/>
              <w:marRight w:val="0"/>
              <w:marTop w:val="0"/>
              <w:marBottom w:val="0"/>
              <w:divBdr>
                <w:top w:val="none" w:sz="0" w:space="0" w:color="auto"/>
                <w:left w:val="none" w:sz="0" w:space="0" w:color="auto"/>
                <w:bottom w:val="none" w:sz="0" w:space="0" w:color="auto"/>
                <w:right w:val="none" w:sz="0" w:space="0" w:color="auto"/>
              </w:divBdr>
            </w:div>
          </w:divsChild>
        </w:div>
        <w:div w:id="1080179978">
          <w:marLeft w:val="0"/>
          <w:marRight w:val="0"/>
          <w:marTop w:val="0"/>
          <w:marBottom w:val="0"/>
          <w:divBdr>
            <w:top w:val="none" w:sz="0" w:space="0" w:color="auto"/>
            <w:left w:val="none" w:sz="0" w:space="0" w:color="auto"/>
            <w:bottom w:val="none" w:sz="0" w:space="0" w:color="auto"/>
            <w:right w:val="none" w:sz="0" w:space="0" w:color="auto"/>
          </w:divBdr>
          <w:divsChild>
            <w:div w:id="1038433880">
              <w:marLeft w:val="0"/>
              <w:marRight w:val="0"/>
              <w:marTop w:val="0"/>
              <w:marBottom w:val="0"/>
              <w:divBdr>
                <w:top w:val="none" w:sz="0" w:space="0" w:color="auto"/>
                <w:left w:val="none" w:sz="0" w:space="0" w:color="auto"/>
                <w:bottom w:val="none" w:sz="0" w:space="0" w:color="auto"/>
                <w:right w:val="none" w:sz="0" w:space="0" w:color="auto"/>
              </w:divBdr>
            </w:div>
          </w:divsChild>
        </w:div>
        <w:div w:id="1119103145">
          <w:marLeft w:val="0"/>
          <w:marRight w:val="0"/>
          <w:marTop w:val="0"/>
          <w:marBottom w:val="0"/>
          <w:divBdr>
            <w:top w:val="none" w:sz="0" w:space="0" w:color="auto"/>
            <w:left w:val="none" w:sz="0" w:space="0" w:color="auto"/>
            <w:bottom w:val="none" w:sz="0" w:space="0" w:color="auto"/>
            <w:right w:val="none" w:sz="0" w:space="0" w:color="auto"/>
          </w:divBdr>
          <w:divsChild>
            <w:div w:id="463815086">
              <w:marLeft w:val="0"/>
              <w:marRight w:val="0"/>
              <w:marTop w:val="0"/>
              <w:marBottom w:val="0"/>
              <w:divBdr>
                <w:top w:val="none" w:sz="0" w:space="0" w:color="auto"/>
                <w:left w:val="none" w:sz="0" w:space="0" w:color="auto"/>
                <w:bottom w:val="none" w:sz="0" w:space="0" w:color="auto"/>
                <w:right w:val="none" w:sz="0" w:space="0" w:color="auto"/>
              </w:divBdr>
            </w:div>
          </w:divsChild>
        </w:div>
        <w:div w:id="1190292905">
          <w:marLeft w:val="0"/>
          <w:marRight w:val="0"/>
          <w:marTop w:val="0"/>
          <w:marBottom w:val="0"/>
          <w:divBdr>
            <w:top w:val="none" w:sz="0" w:space="0" w:color="auto"/>
            <w:left w:val="none" w:sz="0" w:space="0" w:color="auto"/>
            <w:bottom w:val="none" w:sz="0" w:space="0" w:color="auto"/>
            <w:right w:val="none" w:sz="0" w:space="0" w:color="auto"/>
          </w:divBdr>
          <w:divsChild>
            <w:div w:id="1049954490">
              <w:marLeft w:val="0"/>
              <w:marRight w:val="0"/>
              <w:marTop w:val="0"/>
              <w:marBottom w:val="0"/>
              <w:divBdr>
                <w:top w:val="none" w:sz="0" w:space="0" w:color="auto"/>
                <w:left w:val="none" w:sz="0" w:space="0" w:color="auto"/>
                <w:bottom w:val="none" w:sz="0" w:space="0" w:color="auto"/>
                <w:right w:val="none" w:sz="0" w:space="0" w:color="auto"/>
              </w:divBdr>
            </w:div>
          </w:divsChild>
        </w:div>
        <w:div w:id="1547256441">
          <w:marLeft w:val="0"/>
          <w:marRight w:val="0"/>
          <w:marTop w:val="0"/>
          <w:marBottom w:val="0"/>
          <w:divBdr>
            <w:top w:val="none" w:sz="0" w:space="0" w:color="auto"/>
            <w:left w:val="none" w:sz="0" w:space="0" w:color="auto"/>
            <w:bottom w:val="none" w:sz="0" w:space="0" w:color="auto"/>
            <w:right w:val="none" w:sz="0" w:space="0" w:color="auto"/>
          </w:divBdr>
          <w:divsChild>
            <w:div w:id="1367173617">
              <w:marLeft w:val="0"/>
              <w:marRight w:val="0"/>
              <w:marTop w:val="0"/>
              <w:marBottom w:val="0"/>
              <w:divBdr>
                <w:top w:val="none" w:sz="0" w:space="0" w:color="auto"/>
                <w:left w:val="none" w:sz="0" w:space="0" w:color="auto"/>
                <w:bottom w:val="none" w:sz="0" w:space="0" w:color="auto"/>
                <w:right w:val="none" w:sz="0" w:space="0" w:color="auto"/>
              </w:divBdr>
            </w:div>
          </w:divsChild>
        </w:div>
        <w:div w:id="1614703734">
          <w:marLeft w:val="0"/>
          <w:marRight w:val="0"/>
          <w:marTop w:val="0"/>
          <w:marBottom w:val="0"/>
          <w:divBdr>
            <w:top w:val="none" w:sz="0" w:space="0" w:color="auto"/>
            <w:left w:val="none" w:sz="0" w:space="0" w:color="auto"/>
            <w:bottom w:val="none" w:sz="0" w:space="0" w:color="auto"/>
            <w:right w:val="none" w:sz="0" w:space="0" w:color="auto"/>
          </w:divBdr>
          <w:divsChild>
            <w:div w:id="611741843">
              <w:marLeft w:val="0"/>
              <w:marRight w:val="0"/>
              <w:marTop w:val="0"/>
              <w:marBottom w:val="0"/>
              <w:divBdr>
                <w:top w:val="none" w:sz="0" w:space="0" w:color="auto"/>
                <w:left w:val="none" w:sz="0" w:space="0" w:color="auto"/>
                <w:bottom w:val="none" w:sz="0" w:space="0" w:color="auto"/>
                <w:right w:val="none" w:sz="0" w:space="0" w:color="auto"/>
              </w:divBdr>
            </w:div>
          </w:divsChild>
        </w:div>
        <w:div w:id="1995792819">
          <w:marLeft w:val="0"/>
          <w:marRight w:val="0"/>
          <w:marTop w:val="0"/>
          <w:marBottom w:val="0"/>
          <w:divBdr>
            <w:top w:val="none" w:sz="0" w:space="0" w:color="auto"/>
            <w:left w:val="none" w:sz="0" w:space="0" w:color="auto"/>
            <w:bottom w:val="none" w:sz="0" w:space="0" w:color="auto"/>
            <w:right w:val="none" w:sz="0" w:space="0" w:color="auto"/>
          </w:divBdr>
          <w:divsChild>
            <w:div w:id="1616866114">
              <w:marLeft w:val="0"/>
              <w:marRight w:val="0"/>
              <w:marTop w:val="0"/>
              <w:marBottom w:val="0"/>
              <w:divBdr>
                <w:top w:val="none" w:sz="0" w:space="0" w:color="auto"/>
                <w:left w:val="none" w:sz="0" w:space="0" w:color="auto"/>
                <w:bottom w:val="none" w:sz="0" w:space="0" w:color="auto"/>
                <w:right w:val="none" w:sz="0" w:space="0" w:color="auto"/>
              </w:divBdr>
            </w:div>
          </w:divsChild>
        </w:div>
        <w:div w:id="2086603409">
          <w:marLeft w:val="0"/>
          <w:marRight w:val="0"/>
          <w:marTop w:val="0"/>
          <w:marBottom w:val="0"/>
          <w:divBdr>
            <w:top w:val="none" w:sz="0" w:space="0" w:color="auto"/>
            <w:left w:val="none" w:sz="0" w:space="0" w:color="auto"/>
            <w:bottom w:val="none" w:sz="0" w:space="0" w:color="auto"/>
            <w:right w:val="none" w:sz="0" w:space="0" w:color="auto"/>
          </w:divBdr>
          <w:divsChild>
            <w:div w:id="485509506">
              <w:marLeft w:val="0"/>
              <w:marRight w:val="0"/>
              <w:marTop w:val="0"/>
              <w:marBottom w:val="0"/>
              <w:divBdr>
                <w:top w:val="none" w:sz="0" w:space="0" w:color="auto"/>
                <w:left w:val="none" w:sz="0" w:space="0" w:color="auto"/>
                <w:bottom w:val="none" w:sz="0" w:space="0" w:color="auto"/>
                <w:right w:val="none" w:sz="0" w:space="0" w:color="auto"/>
              </w:divBdr>
            </w:div>
            <w:div w:id="7414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8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hyperlink" Target="http://nstart.com/" TargetMode="External"/><Relationship Id="rId1" Type="http://schemas.openxmlformats.org/officeDocument/2006/relationships/hyperlink" Target="http://nstar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https://nystartfinansab-my.sharepoint.com/personal/andreas_nilsson_nstart_com/Documents/Skrivbordet/Ekonomifakta-15497-2023-09-2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bg1">
                    <a:lumMod val="50000"/>
                  </a:schemeClr>
                </a:solidFill>
                <a:latin typeface="Constantia" panose="02030602050306030303" pitchFamily="18" charset="0"/>
                <a:ea typeface="+mj-ea"/>
                <a:cs typeface="+mj-cs"/>
              </a:defRPr>
            </a:pPr>
            <a:r>
              <a:rPr lang="sv-SE"/>
              <a:t>Macro Economic Development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bg1">
                  <a:lumMod val="50000"/>
                </a:schemeClr>
              </a:solidFill>
              <a:latin typeface="Constantia" panose="02030602050306030303" pitchFamily="18" charset="0"/>
              <a:ea typeface="+mj-ea"/>
              <a:cs typeface="+mj-cs"/>
            </a:defRPr>
          </a:pPr>
          <a:endParaRPr lang="sv-SE"/>
        </a:p>
      </c:txPr>
    </c:title>
    <c:autoTitleDeleted val="0"/>
    <c:plotArea>
      <c:layout/>
      <c:lineChart>
        <c:grouping val="standard"/>
        <c:varyColors val="0"/>
        <c:ser>
          <c:idx val="0"/>
          <c:order val="0"/>
          <c:tx>
            <c:strRef>
              <c:f>Blad1!$B$1</c:f>
              <c:strCache>
                <c:ptCount val="1"/>
                <c:pt idx="0">
                  <c:v>Inflation (%)</c:v>
                </c:pt>
              </c:strCache>
            </c:strRef>
          </c:tx>
          <c:spPr>
            <a:ln w="22225" cap="rnd">
              <a:solidFill>
                <a:schemeClr val="accent1"/>
              </a:solidFill>
              <a:round/>
            </a:ln>
            <a:effectLst/>
          </c:spPr>
          <c:marker>
            <c:symbol val="none"/>
          </c:marker>
          <c:cat>
            <c:strRef>
              <c:f>Blad1!$A$2:$A$81</c:f>
              <c:strCache>
                <c:ptCount val="80"/>
                <c:pt idx="0">
                  <c:v>jan-17</c:v>
                </c:pt>
                <c:pt idx="1">
                  <c:v>feb-17</c:v>
                </c:pt>
                <c:pt idx="2">
                  <c:v>mar-17</c:v>
                </c:pt>
                <c:pt idx="3">
                  <c:v>apr-17</c:v>
                </c:pt>
                <c:pt idx="4">
                  <c:v>maj-17</c:v>
                </c:pt>
                <c:pt idx="5">
                  <c:v>jun-17</c:v>
                </c:pt>
                <c:pt idx="6">
                  <c:v>jul-17</c:v>
                </c:pt>
                <c:pt idx="7">
                  <c:v>aug-17</c:v>
                </c:pt>
                <c:pt idx="8">
                  <c:v>sep-17</c:v>
                </c:pt>
                <c:pt idx="9">
                  <c:v>okt-17</c:v>
                </c:pt>
                <c:pt idx="10">
                  <c:v>nov-17</c:v>
                </c:pt>
                <c:pt idx="11">
                  <c:v>dec-17</c:v>
                </c:pt>
                <c:pt idx="12">
                  <c:v>jan-18</c:v>
                </c:pt>
                <c:pt idx="13">
                  <c:v>feb-18</c:v>
                </c:pt>
                <c:pt idx="14">
                  <c:v>mar-18</c:v>
                </c:pt>
                <c:pt idx="15">
                  <c:v>apr-18</c:v>
                </c:pt>
                <c:pt idx="16">
                  <c:v>maj-18</c:v>
                </c:pt>
                <c:pt idx="17">
                  <c:v>jun-18</c:v>
                </c:pt>
                <c:pt idx="18">
                  <c:v>jul-18</c:v>
                </c:pt>
                <c:pt idx="19">
                  <c:v>aug-18</c:v>
                </c:pt>
                <c:pt idx="20">
                  <c:v>sep-18</c:v>
                </c:pt>
                <c:pt idx="21">
                  <c:v>okt-18</c:v>
                </c:pt>
                <c:pt idx="22">
                  <c:v>nov-18</c:v>
                </c:pt>
                <c:pt idx="23">
                  <c:v>dec-18</c:v>
                </c:pt>
                <c:pt idx="24">
                  <c:v>jan-19</c:v>
                </c:pt>
                <c:pt idx="25">
                  <c:v>feb-19</c:v>
                </c:pt>
                <c:pt idx="26">
                  <c:v>mar-19</c:v>
                </c:pt>
                <c:pt idx="27">
                  <c:v>apr-19</c:v>
                </c:pt>
                <c:pt idx="28">
                  <c:v>maj-19</c:v>
                </c:pt>
                <c:pt idx="29">
                  <c:v>jun-19</c:v>
                </c:pt>
                <c:pt idx="30">
                  <c:v>jul-19</c:v>
                </c:pt>
                <c:pt idx="31">
                  <c:v>aug-19</c:v>
                </c:pt>
                <c:pt idx="32">
                  <c:v>sep-19</c:v>
                </c:pt>
                <c:pt idx="33">
                  <c:v>okt-19</c:v>
                </c:pt>
                <c:pt idx="34">
                  <c:v>nov-19</c:v>
                </c:pt>
                <c:pt idx="35">
                  <c:v>dec-19</c:v>
                </c:pt>
                <c:pt idx="36">
                  <c:v>jan-20</c:v>
                </c:pt>
                <c:pt idx="37">
                  <c:v>feb-20</c:v>
                </c:pt>
                <c:pt idx="38">
                  <c:v>mar-20</c:v>
                </c:pt>
                <c:pt idx="39">
                  <c:v>apr-20</c:v>
                </c:pt>
                <c:pt idx="40">
                  <c:v>maj-20</c:v>
                </c:pt>
                <c:pt idx="41">
                  <c:v>jun-20</c:v>
                </c:pt>
                <c:pt idx="42">
                  <c:v>jul-20</c:v>
                </c:pt>
                <c:pt idx="43">
                  <c:v>aug-20</c:v>
                </c:pt>
                <c:pt idx="44">
                  <c:v>sep-20</c:v>
                </c:pt>
                <c:pt idx="45">
                  <c:v>okt-20</c:v>
                </c:pt>
                <c:pt idx="46">
                  <c:v>nov-20</c:v>
                </c:pt>
                <c:pt idx="47">
                  <c:v>dec-20</c:v>
                </c:pt>
                <c:pt idx="48">
                  <c:v>jan-21</c:v>
                </c:pt>
                <c:pt idx="49">
                  <c:v>feb-21</c:v>
                </c:pt>
                <c:pt idx="50">
                  <c:v>mar-21</c:v>
                </c:pt>
                <c:pt idx="51">
                  <c:v>apr-21</c:v>
                </c:pt>
                <c:pt idx="52">
                  <c:v>maj-21</c:v>
                </c:pt>
                <c:pt idx="53">
                  <c:v>jun-21</c:v>
                </c:pt>
                <c:pt idx="54">
                  <c:v>jul-21</c:v>
                </c:pt>
                <c:pt idx="55">
                  <c:v>aug-21</c:v>
                </c:pt>
                <c:pt idx="56">
                  <c:v>sep-21</c:v>
                </c:pt>
                <c:pt idx="57">
                  <c:v>okt-21</c:v>
                </c:pt>
                <c:pt idx="58">
                  <c:v>nov-21</c:v>
                </c:pt>
                <c:pt idx="59">
                  <c:v>dec-21</c:v>
                </c:pt>
                <c:pt idx="60">
                  <c:v>jan-22</c:v>
                </c:pt>
                <c:pt idx="61">
                  <c:v>feb-22</c:v>
                </c:pt>
                <c:pt idx="62">
                  <c:v>mar-22</c:v>
                </c:pt>
                <c:pt idx="63">
                  <c:v>apr-22</c:v>
                </c:pt>
                <c:pt idx="64">
                  <c:v>maj-22</c:v>
                </c:pt>
                <c:pt idx="65">
                  <c:v>jun-22</c:v>
                </c:pt>
                <c:pt idx="66">
                  <c:v>jul-22</c:v>
                </c:pt>
                <c:pt idx="67">
                  <c:v>aug-22</c:v>
                </c:pt>
                <c:pt idx="68">
                  <c:v>sep-22</c:v>
                </c:pt>
                <c:pt idx="69">
                  <c:v>okt-22</c:v>
                </c:pt>
                <c:pt idx="70">
                  <c:v>nov-22</c:v>
                </c:pt>
                <c:pt idx="71">
                  <c:v>dec-22</c:v>
                </c:pt>
                <c:pt idx="72">
                  <c:v>jan-23</c:v>
                </c:pt>
                <c:pt idx="73">
                  <c:v>feb-23</c:v>
                </c:pt>
                <c:pt idx="74">
                  <c:v>mar-23</c:v>
                </c:pt>
                <c:pt idx="75">
                  <c:v>apr-23</c:v>
                </c:pt>
                <c:pt idx="76">
                  <c:v>maj-23</c:v>
                </c:pt>
                <c:pt idx="77">
                  <c:v>jun-23</c:v>
                </c:pt>
                <c:pt idx="78">
                  <c:v>jul-23</c:v>
                </c:pt>
                <c:pt idx="79">
                  <c:v>aug-23</c:v>
                </c:pt>
              </c:strCache>
            </c:strRef>
          </c:cat>
          <c:val>
            <c:numRef>
              <c:f>Blad1!$B$2:$B$81</c:f>
              <c:numCache>
                <c:formatCode>0.0</c:formatCode>
                <c:ptCount val="80"/>
                <c:pt idx="0">
                  <c:v>1.6</c:v>
                </c:pt>
                <c:pt idx="1">
                  <c:v>2</c:v>
                </c:pt>
                <c:pt idx="2">
                  <c:v>1.5</c:v>
                </c:pt>
                <c:pt idx="3">
                  <c:v>2</c:v>
                </c:pt>
                <c:pt idx="4">
                  <c:v>1.9</c:v>
                </c:pt>
                <c:pt idx="5">
                  <c:v>1.9</c:v>
                </c:pt>
                <c:pt idx="6">
                  <c:v>2.4</c:v>
                </c:pt>
                <c:pt idx="7">
                  <c:v>2.2999999999999998</c:v>
                </c:pt>
                <c:pt idx="8">
                  <c:v>2.2999999999999998</c:v>
                </c:pt>
                <c:pt idx="9">
                  <c:v>1.8</c:v>
                </c:pt>
                <c:pt idx="10">
                  <c:v>2</c:v>
                </c:pt>
                <c:pt idx="11">
                  <c:v>1.9</c:v>
                </c:pt>
                <c:pt idx="12">
                  <c:v>1.7</c:v>
                </c:pt>
                <c:pt idx="13">
                  <c:v>1.7</c:v>
                </c:pt>
                <c:pt idx="14">
                  <c:v>2</c:v>
                </c:pt>
                <c:pt idx="15">
                  <c:v>1.9</c:v>
                </c:pt>
                <c:pt idx="16">
                  <c:v>2.1</c:v>
                </c:pt>
                <c:pt idx="17">
                  <c:v>2.2000000000000002</c:v>
                </c:pt>
                <c:pt idx="18">
                  <c:v>2.2000000000000002</c:v>
                </c:pt>
                <c:pt idx="19">
                  <c:v>2.2000000000000002</c:v>
                </c:pt>
                <c:pt idx="20">
                  <c:v>2.5</c:v>
                </c:pt>
                <c:pt idx="21">
                  <c:v>2.4</c:v>
                </c:pt>
                <c:pt idx="22">
                  <c:v>2.1</c:v>
                </c:pt>
                <c:pt idx="23">
                  <c:v>2.2000000000000002</c:v>
                </c:pt>
                <c:pt idx="24">
                  <c:v>2</c:v>
                </c:pt>
                <c:pt idx="25">
                  <c:v>1.9</c:v>
                </c:pt>
                <c:pt idx="26">
                  <c:v>1.8</c:v>
                </c:pt>
                <c:pt idx="27">
                  <c:v>2</c:v>
                </c:pt>
                <c:pt idx="28">
                  <c:v>2.1</c:v>
                </c:pt>
                <c:pt idx="29">
                  <c:v>1.7</c:v>
                </c:pt>
                <c:pt idx="30">
                  <c:v>1.5</c:v>
                </c:pt>
                <c:pt idx="31">
                  <c:v>1.3</c:v>
                </c:pt>
                <c:pt idx="32">
                  <c:v>1.3</c:v>
                </c:pt>
                <c:pt idx="33">
                  <c:v>1.5</c:v>
                </c:pt>
                <c:pt idx="34">
                  <c:v>1.7</c:v>
                </c:pt>
                <c:pt idx="35">
                  <c:v>1.7</c:v>
                </c:pt>
                <c:pt idx="36">
                  <c:v>1.2</c:v>
                </c:pt>
                <c:pt idx="37">
                  <c:v>1</c:v>
                </c:pt>
                <c:pt idx="38">
                  <c:v>0.6</c:v>
                </c:pt>
                <c:pt idx="39">
                  <c:v>-0.4</c:v>
                </c:pt>
                <c:pt idx="40">
                  <c:v>0</c:v>
                </c:pt>
                <c:pt idx="41">
                  <c:v>0.7</c:v>
                </c:pt>
                <c:pt idx="42">
                  <c:v>0.5</c:v>
                </c:pt>
                <c:pt idx="43">
                  <c:v>0.7</c:v>
                </c:pt>
                <c:pt idx="44">
                  <c:v>0.3</c:v>
                </c:pt>
                <c:pt idx="45">
                  <c:v>0.3</c:v>
                </c:pt>
                <c:pt idx="46">
                  <c:v>0.2</c:v>
                </c:pt>
                <c:pt idx="47">
                  <c:v>0.5</c:v>
                </c:pt>
                <c:pt idx="48">
                  <c:v>1.7</c:v>
                </c:pt>
                <c:pt idx="49">
                  <c:v>1.5</c:v>
                </c:pt>
                <c:pt idx="50">
                  <c:v>1.9</c:v>
                </c:pt>
                <c:pt idx="51">
                  <c:v>2.5</c:v>
                </c:pt>
                <c:pt idx="52">
                  <c:v>2.1</c:v>
                </c:pt>
                <c:pt idx="53">
                  <c:v>1.6</c:v>
                </c:pt>
                <c:pt idx="54">
                  <c:v>1.7</c:v>
                </c:pt>
                <c:pt idx="55">
                  <c:v>2.4</c:v>
                </c:pt>
                <c:pt idx="56">
                  <c:v>2.8</c:v>
                </c:pt>
                <c:pt idx="57">
                  <c:v>3.1</c:v>
                </c:pt>
                <c:pt idx="58">
                  <c:v>3.6</c:v>
                </c:pt>
                <c:pt idx="59">
                  <c:v>4.0999999999999996</c:v>
                </c:pt>
                <c:pt idx="60">
                  <c:v>3.9</c:v>
                </c:pt>
                <c:pt idx="61">
                  <c:v>4.5</c:v>
                </c:pt>
                <c:pt idx="62">
                  <c:v>6.1</c:v>
                </c:pt>
                <c:pt idx="63">
                  <c:v>6.4</c:v>
                </c:pt>
                <c:pt idx="64">
                  <c:v>7.2</c:v>
                </c:pt>
                <c:pt idx="65">
                  <c:v>8.5</c:v>
                </c:pt>
                <c:pt idx="66">
                  <c:v>8</c:v>
                </c:pt>
                <c:pt idx="67">
                  <c:v>9</c:v>
                </c:pt>
                <c:pt idx="68">
                  <c:v>9.6999999999999993</c:v>
                </c:pt>
                <c:pt idx="69">
                  <c:v>9.3000000000000007</c:v>
                </c:pt>
                <c:pt idx="70">
                  <c:v>9.5</c:v>
                </c:pt>
                <c:pt idx="71">
                  <c:v>10.199999999999999</c:v>
                </c:pt>
                <c:pt idx="72">
                  <c:v>9.3000000000000007</c:v>
                </c:pt>
                <c:pt idx="73">
                  <c:v>9.4</c:v>
                </c:pt>
                <c:pt idx="74">
                  <c:v>8</c:v>
                </c:pt>
                <c:pt idx="75">
                  <c:v>7.6</c:v>
                </c:pt>
                <c:pt idx="76">
                  <c:v>6.7</c:v>
                </c:pt>
                <c:pt idx="77">
                  <c:v>6.4</c:v>
                </c:pt>
                <c:pt idx="78">
                  <c:v>6.4</c:v>
                </c:pt>
                <c:pt idx="79">
                  <c:v>4.7</c:v>
                </c:pt>
              </c:numCache>
            </c:numRef>
          </c:val>
          <c:smooth val="0"/>
          <c:extLst>
            <c:ext xmlns:c16="http://schemas.microsoft.com/office/drawing/2014/chart" uri="{C3380CC4-5D6E-409C-BE32-E72D297353CC}">
              <c16:uniqueId val="{00000000-4A07-504C-A8BB-F26627DAD6CC}"/>
            </c:ext>
          </c:extLst>
        </c:ser>
        <c:ser>
          <c:idx val="1"/>
          <c:order val="1"/>
          <c:tx>
            <c:strRef>
              <c:f>Blad1!$C$1</c:f>
              <c:strCache>
                <c:ptCount val="1"/>
                <c:pt idx="0">
                  <c:v>Household consumption expenditure</c:v>
                </c:pt>
              </c:strCache>
            </c:strRef>
          </c:tx>
          <c:spPr>
            <a:ln w="22225" cap="rnd">
              <a:solidFill>
                <a:schemeClr val="accent3"/>
              </a:solidFill>
              <a:round/>
            </a:ln>
            <a:effectLst/>
          </c:spPr>
          <c:marker>
            <c:symbol val="none"/>
          </c:marker>
          <c:cat>
            <c:strRef>
              <c:f>Blad1!$A$2:$A$81</c:f>
              <c:strCache>
                <c:ptCount val="80"/>
                <c:pt idx="0">
                  <c:v>jan-17</c:v>
                </c:pt>
                <c:pt idx="1">
                  <c:v>feb-17</c:v>
                </c:pt>
                <c:pt idx="2">
                  <c:v>mar-17</c:v>
                </c:pt>
                <c:pt idx="3">
                  <c:v>apr-17</c:v>
                </c:pt>
                <c:pt idx="4">
                  <c:v>maj-17</c:v>
                </c:pt>
                <c:pt idx="5">
                  <c:v>jun-17</c:v>
                </c:pt>
                <c:pt idx="6">
                  <c:v>jul-17</c:v>
                </c:pt>
                <c:pt idx="7">
                  <c:v>aug-17</c:v>
                </c:pt>
                <c:pt idx="8">
                  <c:v>sep-17</c:v>
                </c:pt>
                <c:pt idx="9">
                  <c:v>okt-17</c:v>
                </c:pt>
                <c:pt idx="10">
                  <c:v>nov-17</c:v>
                </c:pt>
                <c:pt idx="11">
                  <c:v>dec-17</c:v>
                </c:pt>
                <c:pt idx="12">
                  <c:v>jan-18</c:v>
                </c:pt>
                <c:pt idx="13">
                  <c:v>feb-18</c:v>
                </c:pt>
                <c:pt idx="14">
                  <c:v>mar-18</c:v>
                </c:pt>
                <c:pt idx="15">
                  <c:v>apr-18</c:v>
                </c:pt>
                <c:pt idx="16">
                  <c:v>maj-18</c:v>
                </c:pt>
                <c:pt idx="17">
                  <c:v>jun-18</c:v>
                </c:pt>
                <c:pt idx="18">
                  <c:v>jul-18</c:v>
                </c:pt>
                <c:pt idx="19">
                  <c:v>aug-18</c:v>
                </c:pt>
                <c:pt idx="20">
                  <c:v>sep-18</c:v>
                </c:pt>
                <c:pt idx="21">
                  <c:v>okt-18</c:v>
                </c:pt>
                <c:pt idx="22">
                  <c:v>nov-18</c:v>
                </c:pt>
                <c:pt idx="23">
                  <c:v>dec-18</c:v>
                </c:pt>
                <c:pt idx="24">
                  <c:v>jan-19</c:v>
                </c:pt>
                <c:pt idx="25">
                  <c:v>feb-19</c:v>
                </c:pt>
                <c:pt idx="26">
                  <c:v>mar-19</c:v>
                </c:pt>
                <c:pt idx="27">
                  <c:v>apr-19</c:v>
                </c:pt>
                <c:pt idx="28">
                  <c:v>maj-19</c:v>
                </c:pt>
                <c:pt idx="29">
                  <c:v>jun-19</c:v>
                </c:pt>
                <c:pt idx="30">
                  <c:v>jul-19</c:v>
                </c:pt>
                <c:pt idx="31">
                  <c:v>aug-19</c:v>
                </c:pt>
                <c:pt idx="32">
                  <c:v>sep-19</c:v>
                </c:pt>
                <c:pt idx="33">
                  <c:v>okt-19</c:v>
                </c:pt>
                <c:pt idx="34">
                  <c:v>nov-19</c:v>
                </c:pt>
                <c:pt idx="35">
                  <c:v>dec-19</c:v>
                </c:pt>
                <c:pt idx="36">
                  <c:v>jan-20</c:v>
                </c:pt>
                <c:pt idx="37">
                  <c:v>feb-20</c:v>
                </c:pt>
                <c:pt idx="38">
                  <c:v>mar-20</c:v>
                </c:pt>
                <c:pt idx="39">
                  <c:v>apr-20</c:v>
                </c:pt>
                <c:pt idx="40">
                  <c:v>maj-20</c:v>
                </c:pt>
                <c:pt idx="41">
                  <c:v>jun-20</c:v>
                </c:pt>
                <c:pt idx="42">
                  <c:v>jul-20</c:v>
                </c:pt>
                <c:pt idx="43">
                  <c:v>aug-20</c:v>
                </c:pt>
                <c:pt idx="44">
                  <c:v>sep-20</c:v>
                </c:pt>
                <c:pt idx="45">
                  <c:v>okt-20</c:v>
                </c:pt>
                <c:pt idx="46">
                  <c:v>nov-20</c:v>
                </c:pt>
                <c:pt idx="47">
                  <c:v>dec-20</c:v>
                </c:pt>
                <c:pt idx="48">
                  <c:v>jan-21</c:v>
                </c:pt>
                <c:pt idx="49">
                  <c:v>feb-21</c:v>
                </c:pt>
                <c:pt idx="50">
                  <c:v>mar-21</c:v>
                </c:pt>
                <c:pt idx="51">
                  <c:v>apr-21</c:v>
                </c:pt>
                <c:pt idx="52">
                  <c:v>maj-21</c:v>
                </c:pt>
                <c:pt idx="53">
                  <c:v>jun-21</c:v>
                </c:pt>
                <c:pt idx="54">
                  <c:v>jul-21</c:v>
                </c:pt>
                <c:pt idx="55">
                  <c:v>aug-21</c:v>
                </c:pt>
                <c:pt idx="56">
                  <c:v>sep-21</c:v>
                </c:pt>
                <c:pt idx="57">
                  <c:v>okt-21</c:v>
                </c:pt>
                <c:pt idx="58">
                  <c:v>nov-21</c:v>
                </c:pt>
                <c:pt idx="59">
                  <c:v>dec-21</c:v>
                </c:pt>
                <c:pt idx="60">
                  <c:v>jan-22</c:v>
                </c:pt>
                <c:pt idx="61">
                  <c:v>feb-22</c:v>
                </c:pt>
                <c:pt idx="62">
                  <c:v>mar-22</c:v>
                </c:pt>
                <c:pt idx="63">
                  <c:v>apr-22</c:v>
                </c:pt>
                <c:pt idx="64">
                  <c:v>maj-22</c:v>
                </c:pt>
                <c:pt idx="65">
                  <c:v>jun-22</c:v>
                </c:pt>
                <c:pt idx="66">
                  <c:v>jul-22</c:v>
                </c:pt>
                <c:pt idx="67">
                  <c:v>aug-22</c:v>
                </c:pt>
                <c:pt idx="68">
                  <c:v>sep-22</c:v>
                </c:pt>
                <c:pt idx="69">
                  <c:v>okt-22</c:v>
                </c:pt>
                <c:pt idx="70">
                  <c:v>nov-22</c:v>
                </c:pt>
                <c:pt idx="71">
                  <c:v>dec-22</c:v>
                </c:pt>
                <c:pt idx="72">
                  <c:v>jan-23</c:v>
                </c:pt>
                <c:pt idx="73">
                  <c:v>feb-23</c:v>
                </c:pt>
                <c:pt idx="74">
                  <c:v>mar-23</c:v>
                </c:pt>
                <c:pt idx="75">
                  <c:v>apr-23</c:v>
                </c:pt>
                <c:pt idx="76">
                  <c:v>maj-23</c:v>
                </c:pt>
                <c:pt idx="77">
                  <c:v>jun-23</c:v>
                </c:pt>
                <c:pt idx="78">
                  <c:v>jul-23</c:v>
                </c:pt>
                <c:pt idx="79">
                  <c:v>aug-23</c:v>
                </c:pt>
              </c:strCache>
            </c:strRef>
          </c:cat>
          <c:val>
            <c:numRef>
              <c:f>Blad1!$C$2:$C$81</c:f>
              <c:numCache>
                <c:formatCode>0.0</c:formatCode>
                <c:ptCount val="80"/>
                <c:pt idx="0">
                  <c:v>3.94</c:v>
                </c:pt>
                <c:pt idx="1">
                  <c:v>3.68</c:v>
                </c:pt>
                <c:pt idx="2">
                  <c:v>2.61</c:v>
                </c:pt>
                <c:pt idx="3">
                  <c:v>1.83</c:v>
                </c:pt>
                <c:pt idx="4">
                  <c:v>1.33</c:v>
                </c:pt>
                <c:pt idx="5">
                  <c:v>0.91</c:v>
                </c:pt>
                <c:pt idx="6">
                  <c:v>1.8</c:v>
                </c:pt>
                <c:pt idx="7">
                  <c:v>1.79</c:v>
                </c:pt>
                <c:pt idx="8">
                  <c:v>2.04</c:v>
                </c:pt>
                <c:pt idx="9">
                  <c:v>0.56999999999999995</c:v>
                </c:pt>
                <c:pt idx="10">
                  <c:v>1.59</c:v>
                </c:pt>
                <c:pt idx="11">
                  <c:v>1.34</c:v>
                </c:pt>
                <c:pt idx="12">
                  <c:v>0.61</c:v>
                </c:pt>
                <c:pt idx="13">
                  <c:v>1.48</c:v>
                </c:pt>
                <c:pt idx="14">
                  <c:v>2.94</c:v>
                </c:pt>
                <c:pt idx="15">
                  <c:v>3.59</c:v>
                </c:pt>
                <c:pt idx="16">
                  <c:v>2.63</c:v>
                </c:pt>
                <c:pt idx="17">
                  <c:v>1.99</c:v>
                </c:pt>
                <c:pt idx="18">
                  <c:v>-0.69</c:v>
                </c:pt>
                <c:pt idx="19">
                  <c:v>-0.1</c:v>
                </c:pt>
                <c:pt idx="20">
                  <c:v>-0.19</c:v>
                </c:pt>
                <c:pt idx="21">
                  <c:v>-0.19</c:v>
                </c:pt>
                <c:pt idx="22">
                  <c:v>0.28000000000000003</c:v>
                </c:pt>
                <c:pt idx="23">
                  <c:v>-0.62</c:v>
                </c:pt>
                <c:pt idx="24">
                  <c:v>1.22</c:v>
                </c:pt>
                <c:pt idx="25">
                  <c:v>0.39</c:v>
                </c:pt>
                <c:pt idx="26">
                  <c:v>0.19</c:v>
                </c:pt>
                <c:pt idx="27">
                  <c:v>0.09</c:v>
                </c:pt>
                <c:pt idx="28">
                  <c:v>-0.64</c:v>
                </c:pt>
                <c:pt idx="29">
                  <c:v>0</c:v>
                </c:pt>
                <c:pt idx="30">
                  <c:v>2.37</c:v>
                </c:pt>
                <c:pt idx="31">
                  <c:v>2.35</c:v>
                </c:pt>
                <c:pt idx="32">
                  <c:v>2.96</c:v>
                </c:pt>
                <c:pt idx="33">
                  <c:v>2.1800000000000002</c:v>
                </c:pt>
                <c:pt idx="34">
                  <c:v>1.56</c:v>
                </c:pt>
                <c:pt idx="35">
                  <c:v>2.66</c:v>
                </c:pt>
                <c:pt idx="36">
                  <c:v>1.01</c:v>
                </c:pt>
                <c:pt idx="37">
                  <c:v>2.0299999999999998</c:v>
                </c:pt>
                <c:pt idx="38">
                  <c:v>-4.2699999999999996</c:v>
                </c:pt>
                <c:pt idx="39">
                  <c:v>-11.12</c:v>
                </c:pt>
                <c:pt idx="40">
                  <c:v>-9.7799999999999994</c:v>
                </c:pt>
                <c:pt idx="41">
                  <c:v>-6.67</c:v>
                </c:pt>
                <c:pt idx="42">
                  <c:v>-3.77</c:v>
                </c:pt>
                <c:pt idx="43">
                  <c:v>-4.0199999999999996</c:v>
                </c:pt>
                <c:pt idx="44">
                  <c:v>-4.26</c:v>
                </c:pt>
                <c:pt idx="45">
                  <c:v>-4.18</c:v>
                </c:pt>
                <c:pt idx="46">
                  <c:v>-5.71</c:v>
                </c:pt>
                <c:pt idx="47">
                  <c:v>-6.47</c:v>
                </c:pt>
                <c:pt idx="48">
                  <c:v>-3.88</c:v>
                </c:pt>
                <c:pt idx="49">
                  <c:v>-1.61</c:v>
                </c:pt>
                <c:pt idx="50">
                  <c:v>5.55</c:v>
                </c:pt>
                <c:pt idx="51">
                  <c:v>8.82</c:v>
                </c:pt>
                <c:pt idx="52">
                  <c:v>10.63</c:v>
                </c:pt>
                <c:pt idx="53">
                  <c:v>8.57</c:v>
                </c:pt>
                <c:pt idx="54">
                  <c:v>6.53</c:v>
                </c:pt>
                <c:pt idx="55">
                  <c:v>4.78</c:v>
                </c:pt>
                <c:pt idx="56">
                  <c:v>4.6399999999999997</c:v>
                </c:pt>
                <c:pt idx="57">
                  <c:v>5.72</c:v>
                </c:pt>
                <c:pt idx="58">
                  <c:v>9.89</c:v>
                </c:pt>
                <c:pt idx="59">
                  <c:v>8.3000000000000007</c:v>
                </c:pt>
                <c:pt idx="60">
                  <c:v>4.66</c:v>
                </c:pt>
                <c:pt idx="61">
                  <c:v>4.1500000000000004</c:v>
                </c:pt>
                <c:pt idx="62">
                  <c:v>4.5999999999999996</c:v>
                </c:pt>
                <c:pt idx="63">
                  <c:v>7.35</c:v>
                </c:pt>
                <c:pt idx="64">
                  <c:v>5.73</c:v>
                </c:pt>
                <c:pt idx="65">
                  <c:v>3.68</c:v>
                </c:pt>
                <c:pt idx="66">
                  <c:v>0.75</c:v>
                </c:pt>
                <c:pt idx="67">
                  <c:v>1.81</c:v>
                </c:pt>
                <c:pt idx="68">
                  <c:v>1.39</c:v>
                </c:pt>
                <c:pt idx="69">
                  <c:v>0</c:v>
                </c:pt>
                <c:pt idx="70">
                  <c:v>-0.7</c:v>
                </c:pt>
                <c:pt idx="71">
                  <c:v>-1.36</c:v>
                </c:pt>
                <c:pt idx="72">
                  <c:v>1.0900000000000001</c:v>
                </c:pt>
                <c:pt idx="73">
                  <c:v>-1.85</c:v>
                </c:pt>
                <c:pt idx="74">
                  <c:v>-3.14</c:v>
                </c:pt>
                <c:pt idx="75">
                  <c:v>-0.61</c:v>
                </c:pt>
                <c:pt idx="76">
                  <c:v>-1.66</c:v>
                </c:pt>
                <c:pt idx="77">
                  <c:v>-1.69</c:v>
                </c:pt>
                <c:pt idx="78">
                  <c:v>0.37</c:v>
                </c:pt>
              </c:numCache>
            </c:numRef>
          </c:val>
          <c:smooth val="0"/>
          <c:extLst>
            <c:ext xmlns:c16="http://schemas.microsoft.com/office/drawing/2014/chart" uri="{C3380CC4-5D6E-409C-BE32-E72D297353CC}">
              <c16:uniqueId val="{00000001-4A07-504C-A8BB-F26627DAD6CC}"/>
            </c:ext>
          </c:extLst>
        </c:ser>
        <c:ser>
          <c:idx val="2"/>
          <c:order val="2"/>
          <c:tx>
            <c:strRef>
              <c:f>Blad1!$D$1</c:f>
              <c:strCache>
                <c:ptCount val="1"/>
                <c:pt idx="0">
                  <c:v>Unemployment per month, 15-74 years</c:v>
                </c:pt>
              </c:strCache>
            </c:strRef>
          </c:tx>
          <c:spPr>
            <a:ln w="22225" cap="rnd">
              <a:solidFill>
                <a:schemeClr val="accent5"/>
              </a:solidFill>
              <a:round/>
            </a:ln>
            <a:effectLst/>
          </c:spPr>
          <c:marker>
            <c:symbol val="none"/>
          </c:marker>
          <c:cat>
            <c:strRef>
              <c:f>Blad1!$A$2:$A$81</c:f>
              <c:strCache>
                <c:ptCount val="80"/>
                <c:pt idx="0">
                  <c:v>jan-17</c:v>
                </c:pt>
                <c:pt idx="1">
                  <c:v>feb-17</c:v>
                </c:pt>
                <c:pt idx="2">
                  <c:v>mar-17</c:v>
                </c:pt>
                <c:pt idx="3">
                  <c:v>apr-17</c:v>
                </c:pt>
                <c:pt idx="4">
                  <c:v>maj-17</c:v>
                </c:pt>
                <c:pt idx="5">
                  <c:v>jun-17</c:v>
                </c:pt>
                <c:pt idx="6">
                  <c:v>jul-17</c:v>
                </c:pt>
                <c:pt idx="7">
                  <c:v>aug-17</c:v>
                </c:pt>
                <c:pt idx="8">
                  <c:v>sep-17</c:v>
                </c:pt>
                <c:pt idx="9">
                  <c:v>okt-17</c:v>
                </c:pt>
                <c:pt idx="10">
                  <c:v>nov-17</c:v>
                </c:pt>
                <c:pt idx="11">
                  <c:v>dec-17</c:v>
                </c:pt>
                <c:pt idx="12">
                  <c:v>jan-18</c:v>
                </c:pt>
                <c:pt idx="13">
                  <c:v>feb-18</c:v>
                </c:pt>
                <c:pt idx="14">
                  <c:v>mar-18</c:v>
                </c:pt>
                <c:pt idx="15">
                  <c:v>apr-18</c:v>
                </c:pt>
                <c:pt idx="16">
                  <c:v>maj-18</c:v>
                </c:pt>
                <c:pt idx="17">
                  <c:v>jun-18</c:v>
                </c:pt>
                <c:pt idx="18">
                  <c:v>jul-18</c:v>
                </c:pt>
                <c:pt idx="19">
                  <c:v>aug-18</c:v>
                </c:pt>
                <c:pt idx="20">
                  <c:v>sep-18</c:v>
                </c:pt>
                <c:pt idx="21">
                  <c:v>okt-18</c:v>
                </c:pt>
                <c:pt idx="22">
                  <c:v>nov-18</c:v>
                </c:pt>
                <c:pt idx="23">
                  <c:v>dec-18</c:v>
                </c:pt>
                <c:pt idx="24">
                  <c:v>jan-19</c:v>
                </c:pt>
                <c:pt idx="25">
                  <c:v>feb-19</c:v>
                </c:pt>
                <c:pt idx="26">
                  <c:v>mar-19</c:v>
                </c:pt>
                <c:pt idx="27">
                  <c:v>apr-19</c:v>
                </c:pt>
                <c:pt idx="28">
                  <c:v>maj-19</c:v>
                </c:pt>
                <c:pt idx="29">
                  <c:v>jun-19</c:v>
                </c:pt>
                <c:pt idx="30">
                  <c:v>jul-19</c:v>
                </c:pt>
                <c:pt idx="31">
                  <c:v>aug-19</c:v>
                </c:pt>
                <c:pt idx="32">
                  <c:v>sep-19</c:v>
                </c:pt>
                <c:pt idx="33">
                  <c:v>okt-19</c:v>
                </c:pt>
                <c:pt idx="34">
                  <c:v>nov-19</c:v>
                </c:pt>
                <c:pt idx="35">
                  <c:v>dec-19</c:v>
                </c:pt>
                <c:pt idx="36">
                  <c:v>jan-20</c:v>
                </c:pt>
                <c:pt idx="37">
                  <c:v>feb-20</c:v>
                </c:pt>
                <c:pt idx="38">
                  <c:v>mar-20</c:v>
                </c:pt>
                <c:pt idx="39">
                  <c:v>apr-20</c:v>
                </c:pt>
                <c:pt idx="40">
                  <c:v>maj-20</c:v>
                </c:pt>
                <c:pt idx="41">
                  <c:v>jun-20</c:v>
                </c:pt>
                <c:pt idx="42">
                  <c:v>jul-20</c:v>
                </c:pt>
                <c:pt idx="43">
                  <c:v>aug-20</c:v>
                </c:pt>
                <c:pt idx="44">
                  <c:v>sep-20</c:v>
                </c:pt>
                <c:pt idx="45">
                  <c:v>okt-20</c:v>
                </c:pt>
                <c:pt idx="46">
                  <c:v>nov-20</c:v>
                </c:pt>
                <c:pt idx="47">
                  <c:v>dec-20</c:v>
                </c:pt>
                <c:pt idx="48">
                  <c:v>jan-21</c:v>
                </c:pt>
                <c:pt idx="49">
                  <c:v>feb-21</c:v>
                </c:pt>
                <c:pt idx="50">
                  <c:v>mar-21</c:v>
                </c:pt>
                <c:pt idx="51">
                  <c:v>apr-21</c:v>
                </c:pt>
                <c:pt idx="52">
                  <c:v>maj-21</c:v>
                </c:pt>
                <c:pt idx="53">
                  <c:v>jun-21</c:v>
                </c:pt>
                <c:pt idx="54">
                  <c:v>jul-21</c:v>
                </c:pt>
                <c:pt idx="55">
                  <c:v>aug-21</c:v>
                </c:pt>
                <c:pt idx="56">
                  <c:v>sep-21</c:v>
                </c:pt>
                <c:pt idx="57">
                  <c:v>okt-21</c:v>
                </c:pt>
                <c:pt idx="58">
                  <c:v>nov-21</c:v>
                </c:pt>
                <c:pt idx="59">
                  <c:v>dec-21</c:v>
                </c:pt>
                <c:pt idx="60">
                  <c:v>jan-22</c:v>
                </c:pt>
                <c:pt idx="61">
                  <c:v>feb-22</c:v>
                </c:pt>
                <c:pt idx="62">
                  <c:v>mar-22</c:v>
                </c:pt>
                <c:pt idx="63">
                  <c:v>apr-22</c:v>
                </c:pt>
                <c:pt idx="64">
                  <c:v>maj-22</c:v>
                </c:pt>
                <c:pt idx="65">
                  <c:v>jun-22</c:v>
                </c:pt>
                <c:pt idx="66">
                  <c:v>jul-22</c:v>
                </c:pt>
                <c:pt idx="67">
                  <c:v>aug-22</c:v>
                </c:pt>
                <c:pt idx="68">
                  <c:v>sep-22</c:v>
                </c:pt>
                <c:pt idx="69">
                  <c:v>okt-22</c:v>
                </c:pt>
                <c:pt idx="70">
                  <c:v>nov-22</c:v>
                </c:pt>
                <c:pt idx="71">
                  <c:v>dec-22</c:v>
                </c:pt>
                <c:pt idx="72">
                  <c:v>jan-23</c:v>
                </c:pt>
                <c:pt idx="73">
                  <c:v>feb-23</c:v>
                </c:pt>
                <c:pt idx="74">
                  <c:v>mar-23</c:v>
                </c:pt>
                <c:pt idx="75">
                  <c:v>apr-23</c:v>
                </c:pt>
                <c:pt idx="76">
                  <c:v>maj-23</c:v>
                </c:pt>
                <c:pt idx="77">
                  <c:v>jun-23</c:v>
                </c:pt>
                <c:pt idx="78">
                  <c:v>jul-23</c:v>
                </c:pt>
                <c:pt idx="79">
                  <c:v>aug-23</c:v>
                </c:pt>
              </c:strCache>
            </c:strRef>
          </c:cat>
          <c:val>
            <c:numRef>
              <c:f>Blad1!$D$2:$D$81</c:f>
              <c:numCache>
                <c:formatCode>0.0</c:formatCode>
                <c:ptCount val="80"/>
                <c:pt idx="0">
                  <c:v>6.98</c:v>
                </c:pt>
                <c:pt idx="1">
                  <c:v>6.95</c:v>
                </c:pt>
                <c:pt idx="2">
                  <c:v>6.93</c:v>
                </c:pt>
                <c:pt idx="3">
                  <c:v>6.92</c:v>
                </c:pt>
                <c:pt idx="4">
                  <c:v>6.91</c:v>
                </c:pt>
                <c:pt idx="5">
                  <c:v>6.89</c:v>
                </c:pt>
                <c:pt idx="6">
                  <c:v>6.87</c:v>
                </c:pt>
                <c:pt idx="7">
                  <c:v>6.85</c:v>
                </c:pt>
                <c:pt idx="8">
                  <c:v>6.81</c:v>
                </c:pt>
                <c:pt idx="9">
                  <c:v>6.75</c:v>
                </c:pt>
                <c:pt idx="10">
                  <c:v>6.69</c:v>
                </c:pt>
                <c:pt idx="11">
                  <c:v>6.62</c:v>
                </c:pt>
                <c:pt idx="12">
                  <c:v>6.55</c:v>
                </c:pt>
                <c:pt idx="13">
                  <c:v>6.49</c:v>
                </c:pt>
                <c:pt idx="14">
                  <c:v>6.45</c:v>
                </c:pt>
                <c:pt idx="15">
                  <c:v>6.42</c:v>
                </c:pt>
                <c:pt idx="16">
                  <c:v>6.42</c:v>
                </c:pt>
                <c:pt idx="17">
                  <c:v>6.44</c:v>
                </c:pt>
                <c:pt idx="18">
                  <c:v>6.48</c:v>
                </c:pt>
                <c:pt idx="19">
                  <c:v>6.53</c:v>
                </c:pt>
                <c:pt idx="20">
                  <c:v>6.59</c:v>
                </c:pt>
                <c:pt idx="21">
                  <c:v>6.64</c:v>
                </c:pt>
                <c:pt idx="22">
                  <c:v>6.69</c:v>
                </c:pt>
                <c:pt idx="23">
                  <c:v>6.74</c:v>
                </c:pt>
                <c:pt idx="24">
                  <c:v>6.77</c:v>
                </c:pt>
                <c:pt idx="25">
                  <c:v>6.8</c:v>
                </c:pt>
                <c:pt idx="26">
                  <c:v>6.84</c:v>
                </c:pt>
                <c:pt idx="27">
                  <c:v>6.87</c:v>
                </c:pt>
                <c:pt idx="28">
                  <c:v>6.91</c:v>
                </c:pt>
                <c:pt idx="29">
                  <c:v>6.96</c:v>
                </c:pt>
                <c:pt idx="30">
                  <c:v>7.01</c:v>
                </c:pt>
                <c:pt idx="31">
                  <c:v>7.06</c:v>
                </c:pt>
                <c:pt idx="32">
                  <c:v>7.12</c:v>
                </c:pt>
                <c:pt idx="33">
                  <c:v>7.18</c:v>
                </c:pt>
                <c:pt idx="34">
                  <c:v>7.24</c:v>
                </c:pt>
                <c:pt idx="35">
                  <c:v>7.29</c:v>
                </c:pt>
                <c:pt idx="36">
                  <c:v>7.34</c:v>
                </c:pt>
                <c:pt idx="37">
                  <c:v>7.36</c:v>
                </c:pt>
                <c:pt idx="38">
                  <c:v>7.48</c:v>
                </c:pt>
                <c:pt idx="39">
                  <c:v>8.14</c:v>
                </c:pt>
                <c:pt idx="40">
                  <c:v>8.1</c:v>
                </c:pt>
                <c:pt idx="41">
                  <c:v>9.32</c:v>
                </c:pt>
                <c:pt idx="42">
                  <c:v>9.25</c:v>
                </c:pt>
                <c:pt idx="43">
                  <c:v>9.19</c:v>
                </c:pt>
                <c:pt idx="44">
                  <c:v>9.1300000000000008</c:v>
                </c:pt>
                <c:pt idx="45">
                  <c:v>9.09</c:v>
                </c:pt>
                <c:pt idx="46">
                  <c:v>9.07</c:v>
                </c:pt>
                <c:pt idx="47">
                  <c:v>9.06</c:v>
                </c:pt>
                <c:pt idx="48">
                  <c:v>9.07</c:v>
                </c:pt>
                <c:pt idx="49">
                  <c:v>9.08</c:v>
                </c:pt>
                <c:pt idx="50">
                  <c:v>9.09</c:v>
                </c:pt>
                <c:pt idx="51">
                  <c:v>9.09</c:v>
                </c:pt>
                <c:pt idx="52">
                  <c:v>9.06</c:v>
                </c:pt>
                <c:pt idx="53">
                  <c:v>8.98</c:v>
                </c:pt>
                <c:pt idx="54">
                  <c:v>8.8699999999999992</c:v>
                </c:pt>
                <c:pt idx="55">
                  <c:v>8.73</c:v>
                </c:pt>
                <c:pt idx="56">
                  <c:v>8.57</c:v>
                </c:pt>
                <c:pt idx="57">
                  <c:v>8.41</c:v>
                </c:pt>
                <c:pt idx="58">
                  <c:v>8.24</c:v>
                </c:pt>
                <c:pt idx="59">
                  <c:v>8.08</c:v>
                </c:pt>
                <c:pt idx="60">
                  <c:v>7.93</c:v>
                </c:pt>
                <c:pt idx="61">
                  <c:v>7.79</c:v>
                </c:pt>
                <c:pt idx="62">
                  <c:v>7.66</c:v>
                </c:pt>
                <c:pt idx="63">
                  <c:v>7.55</c:v>
                </c:pt>
                <c:pt idx="64">
                  <c:v>7.46</c:v>
                </c:pt>
                <c:pt idx="65">
                  <c:v>7.39</c:v>
                </c:pt>
                <c:pt idx="66">
                  <c:v>7.34</c:v>
                </c:pt>
                <c:pt idx="67">
                  <c:v>7.31</c:v>
                </c:pt>
                <c:pt idx="68">
                  <c:v>7.29</c:v>
                </c:pt>
                <c:pt idx="69">
                  <c:v>7.28</c:v>
                </c:pt>
                <c:pt idx="70">
                  <c:v>7.28</c:v>
                </c:pt>
                <c:pt idx="71">
                  <c:v>7.29</c:v>
                </c:pt>
                <c:pt idx="72">
                  <c:v>7.31</c:v>
                </c:pt>
                <c:pt idx="73">
                  <c:v>7.33</c:v>
                </c:pt>
                <c:pt idx="74">
                  <c:v>7.37</c:v>
                </c:pt>
                <c:pt idx="75">
                  <c:v>7.41</c:v>
                </c:pt>
                <c:pt idx="76">
                  <c:v>7.45</c:v>
                </c:pt>
                <c:pt idx="77">
                  <c:v>7.49</c:v>
                </c:pt>
                <c:pt idx="78">
                  <c:v>7.53</c:v>
                </c:pt>
                <c:pt idx="79">
                  <c:v>7.57</c:v>
                </c:pt>
              </c:numCache>
            </c:numRef>
          </c:val>
          <c:smooth val="0"/>
          <c:extLst>
            <c:ext xmlns:c16="http://schemas.microsoft.com/office/drawing/2014/chart" uri="{C3380CC4-5D6E-409C-BE32-E72D297353CC}">
              <c16:uniqueId val="{00000002-4A07-504C-A8BB-F26627DAD6CC}"/>
            </c:ext>
          </c:extLst>
        </c:ser>
        <c:ser>
          <c:idx val="3"/>
          <c:order val="3"/>
          <c:tx>
            <c:strRef>
              <c:f>Blad1!$E$1</c:f>
              <c:strCache>
                <c:ptCount val="1"/>
                <c:pt idx="0">
                  <c:v>Repo rate</c:v>
                </c:pt>
              </c:strCache>
            </c:strRef>
          </c:tx>
          <c:spPr>
            <a:ln w="22225" cap="rnd">
              <a:solidFill>
                <a:schemeClr val="accent1">
                  <a:lumMod val="60000"/>
                </a:schemeClr>
              </a:solidFill>
              <a:round/>
            </a:ln>
            <a:effectLst/>
          </c:spPr>
          <c:marker>
            <c:symbol val="none"/>
          </c:marker>
          <c:cat>
            <c:strRef>
              <c:f>Blad1!$A$2:$A$81</c:f>
              <c:strCache>
                <c:ptCount val="80"/>
                <c:pt idx="0">
                  <c:v>jan-17</c:v>
                </c:pt>
                <c:pt idx="1">
                  <c:v>feb-17</c:v>
                </c:pt>
                <c:pt idx="2">
                  <c:v>mar-17</c:v>
                </c:pt>
                <c:pt idx="3">
                  <c:v>apr-17</c:v>
                </c:pt>
                <c:pt idx="4">
                  <c:v>maj-17</c:v>
                </c:pt>
                <c:pt idx="5">
                  <c:v>jun-17</c:v>
                </c:pt>
                <c:pt idx="6">
                  <c:v>jul-17</c:v>
                </c:pt>
                <c:pt idx="7">
                  <c:v>aug-17</c:v>
                </c:pt>
                <c:pt idx="8">
                  <c:v>sep-17</c:v>
                </c:pt>
                <c:pt idx="9">
                  <c:v>okt-17</c:v>
                </c:pt>
                <c:pt idx="10">
                  <c:v>nov-17</c:v>
                </c:pt>
                <c:pt idx="11">
                  <c:v>dec-17</c:v>
                </c:pt>
                <c:pt idx="12">
                  <c:v>jan-18</c:v>
                </c:pt>
                <c:pt idx="13">
                  <c:v>feb-18</c:v>
                </c:pt>
                <c:pt idx="14">
                  <c:v>mar-18</c:v>
                </c:pt>
                <c:pt idx="15">
                  <c:v>apr-18</c:v>
                </c:pt>
                <c:pt idx="16">
                  <c:v>maj-18</c:v>
                </c:pt>
                <c:pt idx="17">
                  <c:v>jun-18</c:v>
                </c:pt>
                <c:pt idx="18">
                  <c:v>jul-18</c:v>
                </c:pt>
                <c:pt idx="19">
                  <c:v>aug-18</c:v>
                </c:pt>
                <c:pt idx="20">
                  <c:v>sep-18</c:v>
                </c:pt>
                <c:pt idx="21">
                  <c:v>okt-18</c:v>
                </c:pt>
                <c:pt idx="22">
                  <c:v>nov-18</c:v>
                </c:pt>
                <c:pt idx="23">
                  <c:v>dec-18</c:v>
                </c:pt>
                <c:pt idx="24">
                  <c:v>jan-19</c:v>
                </c:pt>
                <c:pt idx="25">
                  <c:v>feb-19</c:v>
                </c:pt>
                <c:pt idx="26">
                  <c:v>mar-19</c:v>
                </c:pt>
                <c:pt idx="27">
                  <c:v>apr-19</c:v>
                </c:pt>
                <c:pt idx="28">
                  <c:v>maj-19</c:v>
                </c:pt>
                <c:pt idx="29">
                  <c:v>jun-19</c:v>
                </c:pt>
                <c:pt idx="30">
                  <c:v>jul-19</c:v>
                </c:pt>
                <c:pt idx="31">
                  <c:v>aug-19</c:v>
                </c:pt>
                <c:pt idx="32">
                  <c:v>sep-19</c:v>
                </c:pt>
                <c:pt idx="33">
                  <c:v>okt-19</c:v>
                </c:pt>
                <c:pt idx="34">
                  <c:v>nov-19</c:v>
                </c:pt>
                <c:pt idx="35">
                  <c:v>dec-19</c:v>
                </c:pt>
                <c:pt idx="36">
                  <c:v>jan-20</c:v>
                </c:pt>
                <c:pt idx="37">
                  <c:v>feb-20</c:v>
                </c:pt>
                <c:pt idx="38">
                  <c:v>mar-20</c:v>
                </c:pt>
                <c:pt idx="39">
                  <c:v>apr-20</c:v>
                </c:pt>
                <c:pt idx="40">
                  <c:v>maj-20</c:v>
                </c:pt>
                <c:pt idx="41">
                  <c:v>jun-20</c:v>
                </c:pt>
                <c:pt idx="42">
                  <c:v>jul-20</c:v>
                </c:pt>
                <c:pt idx="43">
                  <c:v>aug-20</c:v>
                </c:pt>
                <c:pt idx="44">
                  <c:v>sep-20</c:v>
                </c:pt>
                <c:pt idx="45">
                  <c:v>okt-20</c:v>
                </c:pt>
                <c:pt idx="46">
                  <c:v>nov-20</c:v>
                </c:pt>
                <c:pt idx="47">
                  <c:v>dec-20</c:v>
                </c:pt>
                <c:pt idx="48">
                  <c:v>jan-21</c:v>
                </c:pt>
                <c:pt idx="49">
                  <c:v>feb-21</c:v>
                </c:pt>
                <c:pt idx="50">
                  <c:v>mar-21</c:v>
                </c:pt>
                <c:pt idx="51">
                  <c:v>apr-21</c:v>
                </c:pt>
                <c:pt idx="52">
                  <c:v>maj-21</c:v>
                </c:pt>
                <c:pt idx="53">
                  <c:v>jun-21</c:v>
                </c:pt>
                <c:pt idx="54">
                  <c:v>jul-21</c:v>
                </c:pt>
                <c:pt idx="55">
                  <c:v>aug-21</c:v>
                </c:pt>
                <c:pt idx="56">
                  <c:v>sep-21</c:v>
                </c:pt>
                <c:pt idx="57">
                  <c:v>okt-21</c:v>
                </c:pt>
                <c:pt idx="58">
                  <c:v>nov-21</c:v>
                </c:pt>
                <c:pt idx="59">
                  <c:v>dec-21</c:v>
                </c:pt>
                <c:pt idx="60">
                  <c:v>jan-22</c:v>
                </c:pt>
                <c:pt idx="61">
                  <c:v>feb-22</c:v>
                </c:pt>
                <c:pt idx="62">
                  <c:v>mar-22</c:v>
                </c:pt>
                <c:pt idx="63">
                  <c:v>apr-22</c:v>
                </c:pt>
                <c:pt idx="64">
                  <c:v>maj-22</c:v>
                </c:pt>
                <c:pt idx="65">
                  <c:v>jun-22</c:v>
                </c:pt>
                <c:pt idx="66">
                  <c:v>jul-22</c:v>
                </c:pt>
                <c:pt idx="67">
                  <c:v>aug-22</c:v>
                </c:pt>
                <c:pt idx="68">
                  <c:v>sep-22</c:v>
                </c:pt>
                <c:pt idx="69">
                  <c:v>okt-22</c:v>
                </c:pt>
                <c:pt idx="70">
                  <c:v>nov-22</c:v>
                </c:pt>
                <c:pt idx="71">
                  <c:v>dec-22</c:v>
                </c:pt>
                <c:pt idx="72">
                  <c:v>jan-23</c:v>
                </c:pt>
                <c:pt idx="73">
                  <c:v>feb-23</c:v>
                </c:pt>
                <c:pt idx="74">
                  <c:v>mar-23</c:v>
                </c:pt>
                <c:pt idx="75">
                  <c:v>apr-23</c:v>
                </c:pt>
                <c:pt idx="76">
                  <c:v>maj-23</c:v>
                </c:pt>
                <c:pt idx="77">
                  <c:v>jun-23</c:v>
                </c:pt>
                <c:pt idx="78">
                  <c:v>jul-23</c:v>
                </c:pt>
                <c:pt idx="79">
                  <c:v>aug-23</c:v>
                </c:pt>
              </c:strCache>
            </c:strRef>
          </c:cat>
          <c:val>
            <c:numRef>
              <c:f>Blad1!$E$2:$E$81</c:f>
              <c:numCache>
                <c:formatCode>General</c:formatCode>
                <c:ptCount val="80"/>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pt idx="14">
                  <c:v>-0.5</c:v>
                </c:pt>
                <c:pt idx="15">
                  <c:v>-0.5</c:v>
                </c:pt>
                <c:pt idx="16">
                  <c:v>-0.5</c:v>
                </c:pt>
                <c:pt idx="17">
                  <c:v>-0.5</c:v>
                </c:pt>
                <c:pt idx="18">
                  <c:v>-0.5</c:v>
                </c:pt>
                <c:pt idx="19">
                  <c:v>-0.5</c:v>
                </c:pt>
                <c:pt idx="20">
                  <c:v>-0.5</c:v>
                </c:pt>
                <c:pt idx="21">
                  <c:v>-0.5</c:v>
                </c:pt>
                <c:pt idx="22">
                  <c:v>-0.5</c:v>
                </c:pt>
                <c:pt idx="23">
                  <c:v>-0.40476190476190482</c:v>
                </c:pt>
                <c:pt idx="24">
                  <c:v>-0.25</c:v>
                </c:pt>
                <c:pt idx="25">
                  <c:v>-0.25</c:v>
                </c:pt>
                <c:pt idx="26">
                  <c:v>-0.25</c:v>
                </c:pt>
                <c:pt idx="27">
                  <c:v>-0.25</c:v>
                </c:pt>
                <c:pt idx="28">
                  <c:v>-0.25</c:v>
                </c:pt>
                <c:pt idx="29">
                  <c:v>-0.25</c:v>
                </c:pt>
                <c:pt idx="30">
                  <c:v>-0.25</c:v>
                </c:pt>
                <c:pt idx="31">
                  <c:v>-0.25</c:v>
                </c:pt>
                <c:pt idx="32">
                  <c:v>-0.25</c:v>
                </c:pt>
                <c:pt idx="33">
                  <c:v>-0.25</c:v>
                </c:pt>
                <c:pt idx="34">
                  <c:v>-0.25</c:v>
                </c:pt>
                <c:pt idx="35">
                  <c:v>-0.14772727272727271</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2.3809523809523812E-2</c:v>
                </c:pt>
                <c:pt idx="64">
                  <c:v>0.25</c:v>
                </c:pt>
                <c:pt idx="65">
                  <c:v>0.27272727272727271</c:v>
                </c:pt>
                <c:pt idx="66">
                  <c:v>0.75</c:v>
                </c:pt>
                <c:pt idx="67">
                  <c:v>0.75</c:v>
                </c:pt>
                <c:pt idx="68">
                  <c:v>1.1590909090909089</c:v>
                </c:pt>
                <c:pt idx="69">
                  <c:v>1.75</c:v>
                </c:pt>
                <c:pt idx="70">
                  <c:v>1.920454545454545</c:v>
                </c:pt>
                <c:pt idx="71">
                  <c:v>2.5</c:v>
                </c:pt>
                <c:pt idx="72">
                  <c:v>2.5</c:v>
                </c:pt>
                <c:pt idx="73">
                  <c:v>2.85</c:v>
                </c:pt>
                <c:pt idx="74">
                  <c:v>3</c:v>
                </c:pt>
                <c:pt idx="75">
                  <c:v>3.05</c:v>
                </c:pt>
                <c:pt idx="76">
                  <c:v>3.5</c:v>
                </c:pt>
                <c:pt idx="77">
                  <c:v>3.5227272727272729</c:v>
                </c:pt>
                <c:pt idx="78">
                  <c:v>3.75</c:v>
                </c:pt>
                <c:pt idx="79">
                  <c:v>3.75</c:v>
                </c:pt>
              </c:numCache>
            </c:numRef>
          </c:val>
          <c:smooth val="0"/>
          <c:extLst>
            <c:ext xmlns:c16="http://schemas.microsoft.com/office/drawing/2014/chart" uri="{C3380CC4-5D6E-409C-BE32-E72D297353CC}">
              <c16:uniqueId val="{00000003-4A07-504C-A8BB-F26627DAD6CC}"/>
            </c:ext>
          </c:extLst>
        </c:ser>
        <c:dLbls>
          <c:showLegendKey val="0"/>
          <c:showVal val="0"/>
          <c:showCatName val="0"/>
          <c:showSerName val="0"/>
          <c:showPercent val="0"/>
          <c:showBubbleSize val="0"/>
        </c:dLbls>
        <c:smooth val="0"/>
        <c:axId val="508801952"/>
        <c:axId val="509356048"/>
      </c:lineChart>
      <c:catAx>
        <c:axId val="50880195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bg1">
                    <a:lumMod val="50000"/>
                  </a:schemeClr>
                </a:solidFill>
                <a:latin typeface="Constantia" panose="02030602050306030303" pitchFamily="18" charset="0"/>
                <a:ea typeface="+mn-ea"/>
                <a:cs typeface="+mn-cs"/>
              </a:defRPr>
            </a:pPr>
            <a:endParaRPr lang="sv-SE"/>
          </a:p>
        </c:txPr>
        <c:crossAx val="509356048"/>
        <c:crosses val="autoZero"/>
        <c:auto val="1"/>
        <c:lblAlgn val="ctr"/>
        <c:lblOffset val="100"/>
        <c:noMultiLvlLbl val="0"/>
      </c:catAx>
      <c:valAx>
        <c:axId val="50935604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lumMod val="50000"/>
                  </a:schemeClr>
                </a:solidFill>
                <a:latin typeface="Constantia" panose="02030602050306030303" pitchFamily="18" charset="0"/>
                <a:ea typeface="+mn-ea"/>
                <a:cs typeface="+mn-cs"/>
              </a:defRPr>
            </a:pPr>
            <a:endParaRPr lang="sv-SE"/>
          </a:p>
        </c:txPr>
        <c:crossAx val="508801952"/>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bg1">
                  <a:lumMod val="50000"/>
                </a:schemeClr>
              </a:solidFill>
              <a:latin typeface="Constantia" panose="02030602050306030303" pitchFamily="18" charset="0"/>
              <a:ea typeface="+mn-ea"/>
              <a:cs typeface="+mn-cs"/>
            </a:defRPr>
          </a:pPr>
          <a:endParaRPr lang="sv-SE"/>
        </a:p>
      </c:txPr>
    </c:legend>
    <c:plotVisOnly val="1"/>
    <c:dispBlanksAs val="gap"/>
    <c:showDLblsOverMax val="0"/>
  </c:chart>
  <c:spPr>
    <a:solidFill>
      <a:srgbClr val="FFFFFF"/>
    </a:solidFill>
    <a:ln w="9525" cap="flat" cmpd="sng" algn="ctr">
      <a:noFill/>
      <a:round/>
    </a:ln>
    <a:effectLst/>
  </c:spPr>
  <c:txPr>
    <a:bodyPr/>
    <a:lstStyle/>
    <a:p>
      <a:pPr>
        <a:defRPr>
          <a:solidFill>
            <a:schemeClr val="bg1">
              <a:lumMod val="50000"/>
            </a:schemeClr>
          </a:solidFill>
          <a:latin typeface="Constantia" panose="02030602050306030303" pitchFamily="18" charset="0"/>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AEBF7"/>
      </a:lt2>
      <a:accent1>
        <a:srgbClr val="2E7857"/>
      </a:accent1>
      <a:accent2>
        <a:srgbClr val="2091CA"/>
      </a:accent2>
      <a:accent3>
        <a:srgbClr val="FF8660"/>
      </a:accent3>
      <a:accent4>
        <a:srgbClr val="F3EEE3"/>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Mondo Grotesk Regular"/>
        <a:ea typeface="Mondo Grotesk Regular"/>
        <a:cs typeface="Mondo Grotesk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A2FF"/>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000" b="0" i="0" u="none" strike="noStrike" cap="none" spc="0" normalizeH="0" baseline="0">
            <a:ln>
              <a:noFill/>
            </a:ln>
            <a:solidFill>
              <a:schemeClr val="accent1">
                <a:hueOff val="721194"/>
                <a:satOff val="25792"/>
                <a:lumOff val="-16666"/>
              </a:schemeClr>
            </a:solidFill>
            <a:effectLst/>
            <a:uFillTx/>
            <a:latin typeface="+mn-lt"/>
            <a:ea typeface="+mn-ea"/>
            <a:cs typeface="+mn-cs"/>
            <a:sym typeface="Mondo Grotesk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819f438-d1fe-4d9d-be58-4e2525b30eac">
      <Terms xmlns="http://schemas.microsoft.com/office/infopath/2007/PartnerControls"/>
    </lcf76f155ced4ddcb4097134ff3c332f>
    <TaxCatchAll xmlns="39a4ab2a-61b8-439a-86e3-9909416c4bbc" xsi:nil="true"/>
    <SharedWithUsers xmlns="39a4ab2a-61b8-439a-86e3-9909416c4bbc">
      <UserInfo>
        <DisplayName>Andreas Nilsson</DisplayName>
        <AccountId>2153</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4D25E12FDF53544BC918A241E6AF5A9" ma:contentTypeVersion="16" ma:contentTypeDescription="Skapa ett nytt dokument." ma:contentTypeScope="" ma:versionID="ad05123b6f11c50f7b1a5705a01b04ad">
  <xsd:schema xmlns:xsd="http://www.w3.org/2001/XMLSchema" xmlns:xs="http://www.w3.org/2001/XMLSchema" xmlns:p="http://schemas.microsoft.com/office/2006/metadata/properties" xmlns:ns2="5819f438-d1fe-4d9d-be58-4e2525b30eac" xmlns:ns3="39a4ab2a-61b8-439a-86e3-9909416c4bbc" targetNamespace="http://schemas.microsoft.com/office/2006/metadata/properties" ma:root="true" ma:fieldsID="b9f343ea83e57ba160409f05632bb710" ns2:_="" ns3:_="">
    <xsd:import namespace="5819f438-d1fe-4d9d-be58-4e2525b30eac"/>
    <xsd:import namespace="39a4ab2a-61b8-439a-86e3-9909416c4bb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19f438-d1fe-4d9d-be58-4e2525b30e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eringar" ma:readOnly="false" ma:fieldId="{5cf76f15-5ced-4ddc-b409-7134ff3c332f}" ma:taxonomyMulti="true" ma:sspId="a7cedfe4-5699-43f1-a9e8-413e8551f0d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a4ab2a-61b8-439a-86e3-9909416c4bb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TaxCatchAll" ma:index="22" nillable="true" ma:displayName="Taxonomy Catch All Column" ma:hidden="true" ma:list="{748103c4-9a68-4f0e-9ea4-f54f31420500}" ma:internalName="TaxCatchAll" ma:showField="CatchAllData" ma:web="39a4ab2a-61b8-439a-86e3-9909416c4b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78207F-5713-4632-9085-B0C8BAD021C0}">
  <ds:schemaRefs>
    <ds:schemaRef ds:uri="http://schemas.microsoft.com/sharepoint/v3/contenttype/forms"/>
  </ds:schemaRefs>
</ds:datastoreItem>
</file>

<file path=customXml/itemProps2.xml><?xml version="1.0" encoding="utf-8"?>
<ds:datastoreItem xmlns:ds="http://schemas.openxmlformats.org/officeDocument/2006/customXml" ds:itemID="{98B64411-8556-4E38-B2BD-3D02BD4B7944}">
  <ds:schemaRefs>
    <ds:schemaRef ds:uri="http://schemas.microsoft.com/office/2006/metadata/properties"/>
    <ds:schemaRef ds:uri="http://schemas.microsoft.com/office/infopath/2007/PartnerControls"/>
    <ds:schemaRef ds:uri="5819f438-d1fe-4d9d-be58-4e2525b30eac"/>
    <ds:schemaRef ds:uri="39a4ab2a-61b8-439a-86e3-9909416c4bbc"/>
  </ds:schemaRefs>
</ds:datastoreItem>
</file>

<file path=customXml/itemProps3.xml><?xml version="1.0" encoding="utf-8"?>
<ds:datastoreItem xmlns:ds="http://schemas.openxmlformats.org/officeDocument/2006/customXml" ds:itemID="{EE0AD4A6-56EB-474E-9365-0377AC85DA10}">
  <ds:schemaRefs>
    <ds:schemaRef ds:uri="http://schemas.openxmlformats.org/officeDocument/2006/bibliography"/>
  </ds:schemaRefs>
</ds:datastoreItem>
</file>

<file path=customXml/itemProps4.xml><?xml version="1.0" encoding="utf-8"?>
<ds:datastoreItem xmlns:ds="http://schemas.openxmlformats.org/officeDocument/2006/customXml" ds:itemID="{91FE823D-E27A-46AF-9F51-B2D9AB349A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19f438-d1fe-4d9d-be58-4e2525b30eac"/>
    <ds:schemaRef ds:uri="39a4ab2a-61b8-439a-86e3-9909416c4b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23</Pages>
  <Words>4030</Words>
  <Characters>21362</Characters>
  <Application>Microsoft Office Word</Application>
  <DocSecurity>0</DocSecurity>
  <Lines>178</Lines>
  <Paragraphs>50</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Nyberg</dc:creator>
  <cp:keywords/>
  <cp:lastModifiedBy>Andreas Nilsson</cp:lastModifiedBy>
  <cp:revision>826</cp:revision>
  <dcterms:created xsi:type="dcterms:W3CDTF">2023-12-08T08:13:00Z</dcterms:created>
  <dcterms:modified xsi:type="dcterms:W3CDTF">2024-02-01T10:33:00Z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0x01010044D25E12FDF53544BC918A241E6AF5A9</vt:lpwstr>
  </property>
  <property fmtid="{D5CDD505-2E9C-101B-9397-08002B2CF9AE}" pid="3" name="MediaServiceImageTags">
    <vt:lpwstr/>
  </property>
  <property fmtid="{D5CDD505-2E9C-101B-9397-08002B2CF9AE}" pid="4" name="ClassificationWatermarkShapeIds">
    <vt:lpwstr>1e73f7e2,74432c83,7d347a9f</vt:lpwstr>
  </property>
  <property fmtid="{D5CDD505-2E9C-101B-9397-08002B2CF9AE}" pid="5" name="ClassificationWatermarkFontProps">
    <vt:lpwstr>#0000ff,10,Calibri</vt:lpwstr>
  </property>
  <property fmtid="{D5CDD505-2E9C-101B-9397-08002B2CF9AE}" pid="6" name="ClassificationWatermarkText">
    <vt:lpwstr>ÖPPEN</vt:lpwstr>
  </property>
  <property fmtid="{D5CDD505-2E9C-101B-9397-08002B2CF9AE}" pid="7" name="MSIP_Label_4067d6d5-32a4-4370-92ae-2193f78dde9a_Enabled">
    <vt:lpwstr>true</vt:lpwstr>
  </property>
  <property fmtid="{D5CDD505-2E9C-101B-9397-08002B2CF9AE}" pid="8" name="MSIP_Label_4067d6d5-32a4-4370-92ae-2193f78dde9a_SetDate">
    <vt:lpwstr>2024-01-03T12:13:28Z</vt:lpwstr>
  </property>
  <property fmtid="{D5CDD505-2E9C-101B-9397-08002B2CF9AE}" pid="9" name="MSIP_Label_4067d6d5-32a4-4370-92ae-2193f78dde9a_Method">
    <vt:lpwstr>Privileged</vt:lpwstr>
  </property>
  <property fmtid="{D5CDD505-2E9C-101B-9397-08002B2CF9AE}" pid="10" name="MSIP_Label_4067d6d5-32a4-4370-92ae-2193f78dde9a_Name">
    <vt:lpwstr>Öppen</vt:lpwstr>
  </property>
  <property fmtid="{D5CDD505-2E9C-101B-9397-08002B2CF9AE}" pid="11" name="MSIP_Label_4067d6d5-32a4-4370-92ae-2193f78dde9a_SiteId">
    <vt:lpwstr>0effd39c-5ac2-4f44-a309-a438b5d34307</vt:lpwstr>
  </property>
  <property fmtid="{D5CDD505-2E9C-101B-9397-08002B2CF9AE}" pid="12" name="MSIP_Label_4067d6d5-32a4-4370-92ae-2193f78dde9a_ActionId">
    <vt:lpwstr>b6b052ab-97f9-4d51-88d8-89d8281362ea</vt:lpwstr>
  </property>
  <property fmtid="{D5CDD505-2E9C-101B-9397-08002B2CF9AE}" pid="13" name="MSIP_Label_4067d6d5-32a4-4370-92ae-2193f78dde9a_ContentBits">
    <vt:lpwstr>4</vt:lpwstr>
  </property>
</Properties>
</file>